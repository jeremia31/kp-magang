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EEA8" w14:textId="262AE191" w:rsidR="0006598C" w:rsidRPr="0006598C" w:rsidRDefault="00DE6EB1" w:rsidP="00930130">
      <w:pPr>
        <w:pStyle w:val="Title"/>
        <w:rPr>
          <w:lang w:val="en-US"/>
        </w:rPr>
      </w:pPr>
      <w:bookmarkStart w:id="0" w:name="_Hlk74564337"/>
      <w:bookmarkEnd w:id="0"/>
      <w:r>
        <w:rPr>
          <w:lang w:val="en-US"/>
        </w:rPr>
        <w:t>ANALISIS DAN PERCANGAN SISTEM</w:t>
      </w:r>
      <w:r w:rsidR="00930130">
        <w:t xml:space="preserve"> </w:t>
      </w:r>
      <w:r w:rsidR="0006598C">
        <w:rPr>
          <w:lang w:val="en-US"/>
        </w:rPr>
        <w:t>MANAJEMEN DATA MARKETING</w:t>
      </w:r>
    </w:p>
    <w:p w14:paraId="2B1C1075" w14:textId="24D842F1" w:rsidR="005130A4" w:rsidRPr="0006598C" w:rsidRDefault="0006598C" w:rsidP="00930130">
      <w:pPr>
        <w:pStyle w:val="Title"/>
        <w:rPr>
          <w:lang w:val="en-US"/>
        </w:rPr>
      </w:pPr>
      <w:r>
        <w:rPr>
          <w:lang w:val="en-US"/>
        </w:rPr>
        <w:t>(Studi Kasus : SCOLA LMS)</w:t>
      </w:r>
    </w:p>
    <w:p w14:paraId="6EB0229B" w14:textId="77777777" w:rsidR="005130A4" w:rsidRDefault="005130A4" w:rsidP="0006017B"/>
    <w:p w14:paraId="762C86CC" w14:textId="77777777" w:rsidR="005130A4" w:rsidRDefault="005130A4" w:rsidP="0006017B"/>
    <w:p w14:paraId="253C2EEE" w14:textId="459E17FF" w:rsidR="005130A4" w:rsidRPr="005130A4" w:rsidRDefault="00930130" w:rsidP="005130A4">
      <w:pPr>
        <w:jc w:val="center"/>
        <w:rPr>
          <w:sz w:val="28"/>
        </w:rPr>
      </w:pPr>
      <w:r>
        <w:rPr>
          <w:sz w:val="28"/>
        </w:rPr>
        <w:t>KERJA PRAKTIK</w:t>
      </w:r>
    </w:p>
    <w:p w14:paraId="298104ED" w14:textId="77777777" w:rsidR="005130A4" w:rsidRDefault="005130A4" w:rsidP="0006017B"/>
    <w:p w14:paraId="55A6B803" w14:textId="77777777" w:rsidR="005130A4" w:rsidRPr="005130A4" w:rsidRDefault="005130A4" w:rsidP="005130A4">
      <w:pPr>
        <w:jc w:val="center"/>
        <w:rPr>
          <w:sz w:val="28"/>
        </w:rPr>
      </w:pPr>
      <w:r w:rsidRPr="005130A4">
        <w:rPr>
          <w:sz w:val="28"/>
        </w:rPr>
        <w:t>Diajukan untuk Memenuhi Persyaratan Akademik dalam</w:t>
      </w:r>
    </w:p>
    <w:p w14:paraId="77EE229A" w14:textId="77777777" w:rsidR="005130A4" w:rsidRPr="005130A4" w:rsidRDefault="005130A4" w:rsidP="005130A4">
      <w:pPr>
        <w:jc w:val="center"/>
        <w:rPr>
          <w:sz w:val="28"/>
        </w:rPr>
      </w:pPr>
      <w:r w:rsidRPr="005130A4">
        <w:rPr>
          <w:sz w:val="28"/>
        </w:rPr>
        <w:t>Menyelesaikan Pendidikan pada Program Studi</w:t>
      </w:r>
    </w:p>
    <w:p w14:paraId="05B27425" w14:textId="7D79E73F" w:rsidR="005130A4" w:rsidRPr="005130A4" w:rsidRDefault="005130A4" w:rsidP="005130A4">
      <w:pPr>
        <w:jc w:val="center"/>
        <w:rPr>
          <w:sz w:val="28"/>
        </w:rPr>
      </w:pPr>
      <w:r w:rsidRPr="005130A4">
        <w:rPr>
          <w:sz w:val="28"/>
        </w:rPr>
        <w:t xml:space="preserve">S1 </w:t>
      </w:r>
      <w:r w:rsidR="00DE6EB1">
        <w:rPr>
          <w:sz w:val="28"/>
          <w:lang w:val="en-US"/>
        </w:rPr>
        <w:t>Teknik Informatika</w:t>
      </w:r>
      <w:r w:rsidRPr="005130A4">
        <w:rPr>
          <w:sz w:val="28"/>
        </w:rPr>
        <w:t xml:space="preserve"> Universitas Kristen Maranatha</w:t>
      </w:r>
    </w:p>
    <w:p w14:paraId="2A1E6F35" w14:textId="77777777" w:rsidR="005130A4" w:rsidRDefault="005130A4" w:rsidP="0006017B"/>
    <w:p w14:paraId="6C9D0DD5" w14:textId="77777777" w:rsidR="005130A4" w:rsidRDefault="005130A4" w:rsidP="005130A4">
      <w:pPr>
        <w:jc w:val="center"/>
        <w:rPr>
          <w:sz w:val="28"/>
        </w:rPr>
      </w:pPr>
      <w:r w:rsidRPr="005130A4">
        <w:rPr>
          <w:sz w:val="28"/>
        </w:rPr>
        <w:t>Oleh</w:t>
      </w:r>
    </w:p>
    <w:p w14:paraId="60288C74" w14:textId="2909854E" w:rsidR="005130A4" w:rsidRPr="00DE6EB1" w:rsidRDefault="00DE6EB1" w:rsidP="005130A4">
      <w:pPr>
        <w:jc w:val="center"/>
        <w:rPr>
          <w:b/>
          <w:sz w:val="28"/>
          <w:lang w:val="en-US"/>
        </w:rPr>
      </w:pPr>
      <w:r>
        <w:rPr>
          <w:b/>
          <w:sz w:val="28"/>
          <w:lang w:val="en-US"/>
        </w:rPr>
        <w:t>Jeremia Rotua Sianturi</w:t>
      </w:r>
    </w:p>
    <w:p w14:paraId="0EA12386" w14:textId="53E802FE" w:rsidR="005130A4" w:rsidRPr="00DE6EB1" w:rsidRDefault="00DE6EB1" w:rsidP="005130A4">
      <w:pPr>
        <w:jc w:val="center"/>
        <w:rPr>
          <w:b/>
          <w:sz w:val="28"/>
          <w:lang w:val="en-US"/>
        </w:rPr>
      </w:pPr>
      <w:r>
        <w:rPr>
          <w:b/>
          <w:sz w:val="28"/>
          <w:lang w:val="en-US"/>
        </w:rPr>
        <w:t>1772033</w:t>
      </w:r>
    </w:p>
    <w:p w14:paraId="56DC75F0" w14:textId="3D5962BA" w:rsidR="005130A4" w:rsidRDefault="005130A4" w:rsidP="005130A4"/>
    <w:p w14:paraId="62A5631C" w14:textId="48D6C3F1" w:rsidR="005130A4" w:rsidRPr="005130A4" w:rsidRDefault="005130A4" w:rsidP="005130A4"/>
    <w:p w14:paraId="7DD80ABA" w14:textId="58AEE6BD" w:rsidR="005130A4" w:rsidRDefault="005130A4" w:rsidP="005130A4">
      <w:pPr>
        <w:jc w:val="center"/>
      </w:pPr>
      <w:r>
        <w:rPr>
          <w:noProof/>
          <w:lang w:eastAsia="id-ID"/>
        </w:rPr>
        <w:drawing>
          <wp:inline distT="0" distB="0" distL="0" distR="0" wp14:anchorId="5B6C5017" wp14:editId="50BAD57A">
            <wp:extent cx="2124460" cy="2161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niversitas Kristen Maranath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4460" cy="2161036"/>
                    </a:xfrm>
                    <a:prstGeom prst="rect">
                      <a:avLst/>
                    </a:prstGeom>
                  </pic:spPr>
                </pic:pic>
              </a:graphicData>
            </a:graphic>
          </wp:inline>
        </w:drawing>
      </w:r>
    </w:p>
    <w:p w14:paraId="64206E70" w14:textId="77777777" w:rsidR="005130A4" w:rsidRDefault="005130A4" w:rsidP="0006017B"/>
    <w:p w14:paraId="4B39BC0B" w14:textId="0E1044AF" w:rsidR="005130A4" w:rsidRPr="00DE6EB1" w:rsidRDefault="005130A4" w:rsidP="005130A4">
      <w:pPr>
        <w:jc w:val="center"/>
        <w:rPr>
          <w:b/>
          <w:sz w:val="28"/>
          <w:lang w:val="en-US"/>
        </w:rPr>
      </w:pPr>
      <w:r>
        <w:rPr>
          <w:b/>
          <w:sz w:val="28"/>
        </w:rPr>
        <w:t xml:space="preserve">PROGRAM STUDI S1 </w:t>
      </w:r>
      <w:r w:rsidR="00DE6EB1">
        <w:rPr>
          <w:b/>
          <w:sz w:val="28"/>
          <w:lang w:val="en-US"/>
        </w:rPr>
        <w:t>TEKNIK INFORMATIKA</w:t>
      </w:r>
    </w:p>
    <w:p w14:paraId="00EFC76B" w14:textId="77777777" w:rsidR="005130A4" w:rsidRDefault="005130A4" w:rsidP="005130A4">
      <w:pPr>
        <w:jc w:val="center"/>
        <w:rPr>
          <w:b/>
          <w:sz w:val="28"/>
        </w:rPr>
      </w:pPr>
      <w:r>
        <w:rPr>
          <w:b/>
          <w:sz w:val="28"/>
        </w:rPr>
        <w:t>FAKULTAS TEKNOLOGI INFORMASI</w:t>
      </w:r>
    </w:p>
    <w:p w14:paraId="09C20A0C" w14:textId="77777777" w:rsidR="005130A4" w:rsidRDefault="005130A4" w:rsidP="005130A4">
      <w:pPr>
        <w:jc w:val="center"/>
        <w:rPr>
          <w:b/>
          <w:sz w:val="28"/>
        </w:rPr>
      </w:pPr>
      <w:r>
        <w:rPr>
          <w:b/>
          <w:sz w:val="28"/>
        </w:rPr>
        <w:t>UNIVERSITAS KRISTEN MARANATHA</w:t>
      </w:r>
    </w:p>
    <w:p w14:paraId="74082E59" w14:textId="72BB0F64" w:rsidR="005130A4" w:rsidRDefault="005130A4" w:rsidP="005130A4">
      <w:pPr>
        <w:jc w:val="center"/>
        <w:rPr>
          <w:b/>
          <w:sz w:val="28"/>
        </w:rPr>
      </w:pPr>
      <w:r>
        <w:rPr>
          <w:b/>
          <w:sz w:val="28"/>
        </w:rPr>
        <w:t>BANDUNG</w:t>
      </w:r>
    </w:p>
    <w:p w14:paraId="78E6F651" w14:textId="56878402" w:rsidR="005130A4" w:rsidRPr="00DE6EB1" w:rsidRDefault="00DE6EB1" w:rsidP="005130A4">
      <w:pPr>
        <w:jc w:val="center"/>
        <w:rPr>
          <w:lang w:val="en-US"/>
        </w:rPr>
        <w:sectPr w:rsidR="005130A4" w:rsidRPr="00DE6EB1" w:rsidSect="0006017B">
          <w:footerReference w:type="first" r:id="rId9"/>
          <w:pgSz w:w="11906" w:h="16838"/>
          <w:pgMar w:top="1701" w:right="1701" w:bottom="1701" w:left="2268" w:header="720" w:footer="720" w:gutter="0"/>
          <w:cols w:space="720"/>
          <w:docGrid w:linePitch="360"/>
        </w:sectPr>
      </w:pPr>
      <w:r>
        <w:rPr>
          <w:b/>
          <w:sz w:val="28"/>
          <w:lang w:val="en-US"/>
        </w:rPr>
        <w:t>2021</w:t>
      </w:r>
    </w:p>
    <w:p w14:paraId="4F846BE6" w14:textId="77777777" w:rsidR="00213FBC" w:rsidRPr="004E347A" w:rsidRDefault="0006017B" w:rsidP="0006017B">
      <w:pPr>
        <w:pStyle w:val="Heading1"/>
        <w:numPr>
          <w:ilvl w:val="0"/>
          <w:numId w:val="0"/>
        </w:numPr>
      </w:pPr>
      <w:bookmarkStart w:id="1" w:name="_Toc24719662"/>
      <w:bookmarkStart w:id="2" w:name="_Toc74879883"/>
      <w:r w:rsidRPr="004E347A">
        <w:lastRenderedPageBreak/>
        <w:t>LEMBAR PENGESAHAN</w:t>
      </w:r>
      <w:bookmarkEnd w:id="1"/>
      <w:bookmarkEnd w:id="2"/>
    </w:p>
    <w:p w14:paraId="262C34BE" w14:textId="77777777" w:rsidR="0006017B" w:rsidRPr="004E347A" w:rsidRDefault="0006017B" w:rsidP="0006017B"/>
    <w:p w14:paraId="08F01CDE" w14:textId="37DB76E1" w:rsidR="0006017B" w:rsidRPr="00DE6EB1" w:rsidRDefault="00E508EB" w:rsidP="00BE1C2A">
      <w:pPr>
        <w:jc w:val="center"/>
        <w:rPr>
          <w:b/>
          <w:lang w:val="en-US"/>
        </w:rPr>
      </w:pPr>
      <w:r>
        <w:rPr>
          <w:b/>
          <w:lang w:val="en-US"/>
        </w:rPr>
        <w:t>ANALISIS DAN PERANCANGAN SISTEM MANAJEMEN DATA MARKETING</w:t>
      </w:r>
    </w:p>
    <w:p w14:paraId="7E901AD4" w14:textId="77777777" w:rsidR="00BE1C2A" w:rsidRPr="004E347A" w:rsidRDefault="00BE1C2A" w:rsidP="00BE1C2A">
      <w:pPr>
        <w:jc w:val="center"/>
      </w:pPr>
    </w:p>
    <w:p w14:paraId="79624155" w14:textId="77777777" w:rsidR="00BE1C2A" w:rsidRPr="004E347A" w:rsidRDefault="00BE1C2A" w:rsidP="00BE1C2A">
      <w:pPr>
        <w:jc w:val="center"/>
        <w:rPr>
          <w:b/>
        </w:rPr>
      </w:pPr>
      <w:r w:rsidRPr="004E347A">
        <w:rPr>
          <w:b/>
        </w:rPr>
        <w:t>Dengan ini, saya menyatakan bahwa</w:t>
      </w:r>
      <w:r w:rsidRPr="004E347A">
        <w:rPr>
          <w:b/>
        </w:rPr>
        <w:br/>
        <w:t>isi CD ROM Laporan Penelitian sama dengan hasil revisi akhir</w:t>
      </w:r>
    </w:p>
    <w:p w14:paraId="49713FB5" w14:textId="77777777" w:rsidR="00BE1C2A" w:rsidRPr="004E347A" w:rsidRDefault="00BE1C2A" w:rsidP="00BE1C2A">
      <w:pPr>
        <w:jc w:val="center"/>
      </w:pPr>
    </w:p>
    <w:p w14:paraId="2D320EB9" w14:textId="7F771163" w:rsidR="00BE1C2A" w:rsidRPr="0025338B" w:rsidRDefault="00BE1C2A" w:rsidP="0025338B">
      <w:pPr>
        <w:jc w:val="center"/>
        <w:rPr>
          <w:b/>
          <w:lang w:val="en-US"/>
        </w:rPr>
      </w:pPr>
      <w:r w:rsidRPr="004E347A">
        <w:rPr>
          <w:b/>
        </w:rPr>
        <w:t xml:space="preserve">Bandung, Tanggal Bulan </w:t>
      </w:r>
      <w:r w:rsidR="00DE6EB1">
        <w:rPr>
          <w:b/>
          <w:lang w:val="en-US"/>
        </w:rPr>
        <w:t>2021</w:t>
      </w:r>
    </w:p>
    <w:p w14:paraId="746B8886" w14:textId="77777777" w:rsidR="00BE1C2A" w:rsidRPr="004E347A" w:rsidRDefault="00BE1C2A" w:rsidP="00BE1C2A">
      <w:pPr>
        <w:jc w:val="center"/>
      </w:pPr>
    </w:p>
    <w:p w14:paraId="5C617B28" w14:textId="7D102F57" w:rsidR="00BE1C2A" w:rsidRPr="004E347A" w:rsidRDefault="00BE1C2A" w:rsidP="00BE1C2A">
      <w:pPr>
        <w:jc w:val="center"/>
        <w:rPr>
          <w:b/>
        </w:rPr>
      </w:pPr>
      <w:r w:rsidRPr="004E347A">
        <w:rPr>
          <w:b/>
        </w:rPr>
        <w:t>(</w:t>
      </w:r>
      <w:r w:rsidR="00DE6EB1">
        <w:rPr>
          <w:b/>
          <w:lang w:val="en-US"/>
        </w:rPr>
        <w:t>Jeremia Rotua Sianturi</w:t>
      </w:r>
      <w:r w:rsidRPr="004E347A">
        <w:rPr>
          <w:b/>
        </w:rPr>
        <w:t>)</w:t>
      </w:r>
    </w:p>
    <w:p w14:paraId="22BE9EC0" w14:textId="75FA5E2F" w:rsidR="00BE1C2A" w:rsidRPr="004E347A" w:rsidRDefault="00BE1C2A" w:rsidP="00BE1C2A">
      <w:pPr>
        <w:jc w:val="center"/>
        <w:rPr>
          <w:b/>
        </w:rPr>
      </w:pPr>
      <w:r w:rsidRPr="004E347A">
        <w:rPr>
          <w:b/>
        </w:rPr>
        <w:t>(</w:t>
      </w:r>
      <w:r w:rsidR="00DE6EB1">
        <w:rPr>
          <w:b/>
          <w:lang w:val="en-US"/>
        </w:rPr>
        <w:t>1772033</w:t>
      </w:r>
      <w:r w:rsidRPr="004E347A">
        <w:rPr>
          <w:b/>
        </w:rPr>
        <w:t>)</w:t>
      </w:r>
    </w:p>
    <w:p w14:paraId="05DCF0D6" w14:textId="77777777" w:rsidR="00BE1C2A" w:rsidRPr="004E347A" w:rsidRDefault="00BE1C2A" w:rsidP="00BE1C2A">
      <w:pPr>
        <w:jc w:val="center"/>
      </w:pPr>
    </w:p>
    <w:p w14:paraId="0810075B" w14:textId="50BF79DB" w:rsidR="00BE1C2A" w:rsidRDefault="00BE1C2A" w:rsidP="00BE1C2A">
      <w:pPr>
        <w:jc w:val="center"/>
        <w:rPr>
          <w:b/>
        </w:rPr>
      </w:pPr>
      <w:r w:rsidRPr="004E347A">
        <w:rPr>
          <w:b/>
        </w:rPr>
        <w:t>Menyetujui,</w:t>
      </w:r>
    </w:p>
    <w:p w14:paraId="5CB2B3CD" w14:textId="6BC42165" w:rsidR="00FD13E4" w:rsidRPr="00FD13E4" w:rsidRDefault="00FD13E4" w:rsidP="00FD13E4">
      <w:pPr>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E1C2A" w:rsidRPr="004E347A" w14:paraId="515C96C3" w14:textId="77777777" w:rsidTr="00BE1C2A">
        <w:tc>
          <w:tcPr>
            <w:tcW w:w="3963" w:type="dxa"/>
          </w:tcPr>
          <w:p w14:paraId="69F6D7B7" w14:textId="77777777" w:rsidR="00BE1C2A" w:rsidRPr="004E347A" w:rsidRDefault="00BE1C2A" w:rsidP="00BE1C2A">
            <w:pPr>
              <w:spacing w:line="360" w:lineRule="auto"/>
              <w:jc w:val="center"/>
              <w:rPr>
                <w:b/>
              </w:rPr>
            </w:pPr>
            <w:r w:rsidRPr="004E347A">
              <w:rPr>
                <w:b/>
              </w:rPr>
              <w:t>Pembimbing I</w:t>
            </w:r>
          </w:p>
        </w:tc>
        <w:tc>
          <w:tcPr>
            <w:tcW w:w="3964" w:type="dxa"/>
          </w:tcPr>
          <w:p w14:paraId="3DBE8762" w14:textId="27AC3E83" w:rsidR="00BE1C2A" w:rsidRPr="004E347A" w:rsidRDefault="00BE1C2A" w:rsidP="00BE1C2A">
            <w:pPr>
              <w:spacing w:line="360" w:lineRule="auto"/>
              <w:jc w:val="center"/>
              <w:rPr>
                <w:b/>
              </w:rPr>
            </w:pPr>
            <w:r w:rsidRPr="004E347A">
              <w:rPr>
                <w:b/>
              </w:rPr>
              <w:t xml:space="preserve">Pembimbing II </w:t>
            </w:r>
          </w:p>
        </w:tc>
      </w:tr>
      <w:tr w:rsidR="00BE1C2A" w:rsidRPr="004E347A" w14:paraId="074477B9" w14:textId="77777777" w:rsidTr="00BE1C2A">
        <w:tc>
          <w:tcPr>
            <w:tcW w:w="3963" w:type="dxa"/>
          </w:tcPr>
          <w:p w14:paraId="6810A0B6" w14:textId="77777777" w:rsidR="00BE1C2A" w:rsidRPr="004E347A" w:rsidRDefault="00BE1C2A" w:rsidP="00BE1C2A">
            <w:pPr>
              <w:spacing w:line="360" w:lineRule="auto"/>
              <w:jc w:val="center"/>
            </w:pPr>
          </w:p>
          <w:p w14:paraId="60F25935" w14:textId="77777777" w:rsidR="00BE1C2A" w:rsidRPr="004E347A" w:rsidRDefault="00BE1C2A" w:rsidP="00BE1C2A">
            <w:pPr>
              <w:spacing w:line="360" w:lineRule="auto"/>
              <w:jc w:val="center"/>
            </w:pPr>
          </w:p>
        </w:tc>
        <w:tc>
          <w:tcPr>
            <w:tcW w:w="3964" w:type="dxa"/>
          </w:tcPr>
          <w:p w14:paraId="4C552018" w14:textId="77777777" w:rsidR="00BE1C2A" w:rsidRPr="004E347A" w:rsidRDefault="00BE1C2A" w:rsidP="00BE1C2A">
            <w:pPr>
              <w:spacing w:line="360" w:lineRule="auto"/>
              <w:jc w:val="center"/>
            </w:pPr>
          </w:p>
          <w:p w14:paraId="78BD0A63" w14:textId="77777777" w:rsidR="00BE1C2A" w:rsidRPr="004E347A" w:rsidRDefault="00BE1C2A" w:rsidP="00BE1C2A">
            <w:pPr>
              <w:spacing w:line="360" w:lineRule="auto"/>
              <w:jc w:val="center"/>
            </w:pPr>
          </w:p>
        </w:tc>
      </w:tr>
      <w:tr w:rsidR="00BE1C2A" w:rsidRPr="004E347A" w14:paraId="6252B51D" w14:textId="77777777" w:rsidTr="00BE1C2A">
        <w:tc>
          <w:tcPr>
            <w:tcW w:w="3963" w:type="dxa"/>
          </w:tcPr>
          <w:p w14:paraId="68B19C24" w14:textId="172ADB2C" w:rsidR="00BE1C2A" w:rsidRPr="004E347A" w:rsidRDefault="00FD13E4" w:rsidP="00BE1C2A">
            <w:pPr>
              <w:spacing w:line="360" w:lineRule="auto"/>
              <w:jc w:val="center"/>
              <w:rPr>
                <w:b/>
              </w:rPr>
            </w:pPr>
            <w:r w:rsidRPr="00FD13E4">
              <w:rPr>
                <w:b/>
              </w:rPr>
              <w:t>Hendra Bunyamin, S.Si., M.T.</w:t>
            </w:r>
          </w:p>
        </w:tc>
        <w:tc>
          <w:tcPr>
            <w:tcW w:w="3964" w:type="dxa"/>
          </w:tcPr>
          <w:p w14:paraId="00C00A2B" w14:textId="77777777" w:rsidR="00BE1C2A" w:rsidRPr="004E347A" w:rsidRDefault="00BE1C2A" w:rsidP="00BE1C2A">
            <w:pPr>
              <w:spacing w:line="360" w:lineRule="auto"/>
              <w:jc w:val="center"/>
              <w:rPr>
                <w:b/>
              </w:rPr>
            </w:pPr>
            <w:r w:rsidRPr="004E347A">
              <w:rPr>
                <w:b/>
              </w:rPr>
              <w:t>Nama dan Gelar Dosen</w:t>
            </w:r>
          </w:p>
        </w:tc>
      </w:tr>
      <w:tr w:rsidR="00BE1C2A" w:rsidRPr="004E347A" w14:paraId="1D1E42A4" w14:textId="77777777" w:rsidTr="00BE1C2A">
        <w:tc>
          <w:tcPr>
            <w:tcW w:w="3963" w:type="dxa"/>
          </w:tcPr>
          <w:p w14:paraId="19FAFACC" w14:textId="78C07C11" w:rsidR="00BE1C2A" w:rsidRPr="004E347A" w:rsidRDefault="00BE1C2A" w:rsidP="00BE1C2A">
            <w:pPr>
              <w:spacing w:line="360" w:lineRule="auto"/>
              <w:jc w:val="center"/>
              <w:rPr>
                <w:b/>
              </w:rPr>
            </w:pPr>
            <w:r w:rsidRPr="004E347A">
              <w:rPr>
                <w:b/>
              </w:rPr>
              <w:t xml:space="preserve">NIK: </w:t>
            </w:r>
            <w:r w:rsidR="00FD13E4" w:rsidRPr="00FD13E4">
              <w:rPr>
                <w:b/>
              </w:rPr>
              <w:t>720001</w:t>
            </w:r>
          </w:p>
        </w:tc>
        <w:tc>
          <w:tcPr>
            <w:tcW w:w="3964" w:type="dxa"/>
          </w:tcPr>
          <w:p w14:paraId="4C741A35" w14:textId="77777777" w:rsidR="00BE1C2A" w:rsidRPr="004E347A" w:rsidRDefault="00BE1C2A" w:rsidP="00BE1C2A">
            <w:pPr>
              <w:spacing w:line="360" w:lineRule="auto"/>
              <w:jc w:val="center"/>
              <w:rPr>
                <w:b/>
              </w:rPr>
            </w:pPr>
            <w:r w:rsidRPr="004E347A">
              <w:rPr>
                <w:b/>
              </w:rPr>
              <w:t>NIK: NIK Dosen</w:t>
            </w:r>
          </w:p>
        </w:tc>
      </w:tr>
      <w:tr w:rsidR="00BE1C2A" w:rsidRPr="004E347A" w14:paraId="76565C12" w14:textId="77777777" w:rsidTr="00BE1C2A">
        <w:tc>
          <w:tcPr>
            <w:tcW w:w="3963" w:type="dxa"/>
          </w:tcPr>
          <w:p w14:paraId="2CEF49D2" w14:textId="77777777" w:rsidR="00BE1C2A" w:rsidRPr="004E347A" w:rsidRDefault="00BE1C2A" w:rsidP="00BE1C2A">
            <w:pPr>
              <w:spacing w:line="360" w:lineRule="auto"/>
              <w:jc w:val="center"/>
              <w:rPr>
                <w:b/>
              </w:rPr>
            </w:pPr>
          </w:p>
        </w:tc>
        <w:tc>
          <w:tcPr>
            <w:tcW w:w="3964" w:type="dxa"/>
          </w:tcPr>
          <w:p w14:paraId="72EFD8A0" w14:textId="77777777" w:rsidR="00BE1C2A" w:rsidRPr="004E347A" w:rsidRDefault="00BE1C2A" w:rsidP="00BE1C2A">
            <w:pPr>
              <w:spacing w:line="360" w:lineRule="auto"/>
              <w:jc w:val="center"/>
              <w:rPr>
                <w:b/>
              </w:rPr>
            </w:pPr>
          </w:p>
        </w:tc>
      </w:tr>
      <w:tr w:rsidR="00BE1C2A" w:rsidRPr="004E347A" w14:paraId="6371BEAB" w14:textId="77777777" w:rsidTr="00BE1C2A">
        <w:tc>
          <w:tcPr>
            <w:tcW w:w="3963" w:type="dxa"/>
          </w:tcPr>
          <w:p w14:paraId="6A1718BF" w14:textId="77777777" w:rsidR="00BE1C2A" w:rsidRPr="004E347A" w:rsidRDefault="00BE1C2A" w:rsidP="00BE1C2A">
            <w:pPr>
              <w:spacing w:line="360" w:lineRule="auto"/>
              <w:jc w:val="center"/>
              <w:rPr>
                <w:b/>
              </w:rPr>
            </w:pPr>
            <w:r w:rsidRPr="004E347A">
              <w:rPr>
                <w:b/>
              </w:rPr>
              <w:t>Penguji I</w:t>
            </w:r>
          </w:p>
        </w:tc>
        <w:tc>
          <w:tcPr>
            <w:tcW w:w="3964" w:type="dxa"/>
          </w:tcPr>
          <w:p w14:paraId="131D3B1F" w14:textId="77777777" w:rsidR="00BE1C2A" w:rsidRPr="004E347A" w:rsidRDefault="00BE1C2A" w:rsidP="00BE1C2A">
            <w:pPr>
              <w:spacing w:line="360" w:lineRule="auto"/>
              <w:jc w:val="center"/>
              <w:rPr>
                <w:b/>
              </w:rPr>
            </w:pPr>
            <w:r w:rsidRPr="004E347A">
              <w:rPr>
                <w:b/>
              </w:rPr>
              <w:t>Penguji II (Jika Ada)</w:t>
            </w:r>
          </w:p>
        </w:tc>
      </w:tr>
      <w:tr w:rsidR="00BE1C2A" w:rsidRPr="004E347A" w14:paraId="0381224E" w14:textId="77777777" w:rsidTr="00BE1C2A">
        <w:tc>
          <w:tcPr>
            <w:tcW w:w="3963" w:type="dxa"/>
          </w:tcPr>
          <w:p w14:paraId="1DAC9EFC" w14:textId="77777777" w:rsidR="00BE1C2A" w:rsidRPr="004E347A" w:rsidRDefault="00BE1C2A" w:rsidP="00BE1C2A">
            <w:pPr>
              <w:spacing w:line="360" w:lineRule="auto"/>
              <w:jc w:val="center"/>
            </w:pPr>
          </w:p>
          <w:p w14:paraId="025BDC81" w14:textId="77777777" w:rsidR="00BE1C2A" w:rsidRPr="004E347A" w:rsidRDefault="00BE1C2A" w:rsidP="00BE1C2A">
            <w:pPr>
              <w:spacing w:line="360" w:lineRule="auto"/>
              <w:jc w:val="center"/>
            </w:pPr>
          </w:p>
        </w:tc>
        <w:tc>
          <w:tcPr>
            <w:tcW w:w="3964" w:type="dxa"/>
          </w:tcPr>
          <w:p w14:paraId="1926E1C2" w14:textId="77777777" w:rsidR="00BE1C2A" w:rsidRPr="004E347A" w:rsidRDefault="00BE1C2A" w:rsidP="00BE1C2A">
            <w:pPr>
              <w:spacing w:line="360" w:lineRule="auto"/>
              <w:jc w:val="center"/>
            </w:pPr>
          </w:p>
          <w:p w14:paraId="03AF9F5B" w14:textId="77777777" w:rsidR="00BE1C2A" w:rsidRPr="004E347A" w:rsidRDefault="00BE1C2A" w:rsidP="00BE1C2A">
            <w:pPr>
              <w:spacing w:line="360" w:lineRule="auto"/>
              <w:jc w:val="center"/>
            </w:pPr>
          </w:p>
        </w:tc>
      </w:tr>
      <w:tr w:rsidR="00BE1C2A" w:rsidRPr="004E347A" w14:paraId="3D716B00" w14:textId="77777777" w:rsidTr="00BE1C2A">
        <w:tc>
          <w:tcPr>
            <w:tcW w:w="3963" w:type="dxa"/>
          </w:tcPr>
          <w:p w14:paraId="0C0DBF50" w14:textId="77777777" w:rsidR="00BE1C2A" w:rsidRPr="004E347A" w:rsidRDefault="00BE1C2A" w:rsidP="00BE1C2A">
            <w:pPr>
              <w:spacing w:line="360" w:lineRule="auto"/>
              <w:jc w:val="center"/>
              <w:rPr>
                <w:b/>
              </w:rPr>
            </w:pPr>
            <w:r w:rsidRPr="004E347A">
              <w:rPr>
                <w:b/>
              </w:rPr>
              <w:t>Nama dan Gelar Dosen</w:t>
            </w:r>
          </w:p>
        </w:tc>
        <w:tc>
          <w:tcPr>
            <w:tcW w:w="3964" w:type="dxa"/>
          </w:tcPr>
          <w:p w14:paraId="067123A7" w14:textId="77777777" w:rsidR="00BE1C2A" w:rsidRPr="004E347A" w:rsidRDefault="00BE1C2A" w:rsidP="00BE1C2A">
            <w:pPr>
              <w:spacing w:line="360" w:lineRule="auto"/>
              <w:jc w:val="center"/>
              <w:rPr>
                <w:b/>
              </w:rPr>
            </w:pPr>
            <w:r w:rsidRPr="004E347A">
              <w:rPr>
                <w:b/>
              </w:rPr>
              <w:t>Nama dan Gelar Dosen</w:t>
            </w:r>
          </w:p>
        </w:tc>
      </w:tr>
      <w:tr w:rsidR="00BE1C2A" w:rsidRPr="004E347A" w14:paraId="18D6A8B3" w14:textId="77777777" w:rsidTr="00BE1C2A">
        <w:tc>
          <w:tcPr>
            <w:tcW w:w="3963" w:type="dxa"/>
          </w:tcPr>
          <w:p w14:paraId="4322B4B8" w14:textId="77777777" w:rsidR="00BE1C2A" w:rsidRPr="004E347A" w:rsidRDefault="00BE1C2A" w:rsidP="00BE1C2A">
            <w:pPr>
              <w:spacing w:line="360" w:lineRule="auto"/>
              <w:jc w:val="center"/>
              <w:rPr>
                <w:b/>
              </w:rPr>
            </w:pPr>
            <w:r w:rsidRPr="004E347A">
              <w:rPr>
                <w:b/>
              </w:rPr>
              <w:t>NIK: NIK Dosen</w:t>
            </w:r>
          </w:p>
        </w:tc>
        <w:tc>
          <w:tcPr>
            <w:tcW w:w="3964" w:type="dxa"/>
          </w:tcPr>
          <w:p w14:paraId="257BC8E4" w14:textId="77777777" w:rsidR="00BE1C2A" w:rsidRPr="004E347A" w:rsidRDefault="00BE1C2A" w:rsidP="00BE1C2A">
            <w:pPr>
              <w:spacing w:line="360" w:lineRule="auto"/>
              <w:jc w:val="center"/>
              <w:rPr>
                <w:b/>
              </w:rPr>
            </w:pPr>
            <w:r w:rsidRPr="004E347A">
              <w:rPr>
                <w:b/>
              </w:rPr>
              <w:t>NIK: NIK Dosen</w:t>
            </w:r>
          </w:p>
        </w:tc>
      </w:tr>
    </w:tbl>
    <w:p w14:paraId="7E1294A5" w14:textId="77777777" w:rsidR="00BE1C2A" w:rsidRPr="004E347A" w:rsidRDefault="00BE1C2A" w:rsidP="00BE1C2A"/>
    <w:p w14:paraId="29DD71EF" w14:textId="77777777" w:rsidR="00BE1C2A" w:rsidRPr="004E347A" w:rsidRDefault="00BE1C2A" w:rsidP="00BE1C2A">
      <w:pPr>
        <w:jc w:val="center"/>
        <w:rPr>
          <w:b/>
        </w:rPr>
      </w:pPr>
      <w:r w:rsidRPr="004E347A">
        <w:rPr>
          <w:b/>
        </w:rPr>
        <w:t>Mengetahui,</w:t>
      </w:r>
    </w:p>
    <w:p w14:paraId="5AA37CBF" w14:textId="4007636D" w:rsidR="00BE1C2A" w:rsidRPr="004E347A" w:rsidRDefault="00BE1C2A" w:rsidP="00FD13E4">
      <w:pPr>
        <w:jc w:val="center"/>
        <w:rPr>
          <w:b/>
        </w:rPr>
      </w:pPr>
      <w:r w:rsidRPr="004E347A">
        <w:rPr>
          <w:b/>
        </w:rPr>
        <w:t>Ketua Program S</w:t>
      </w:r>
      <w:r w:rsidR="00FD13E4" w:rsidRPr="004E347A">
        <w:rPr>
          <w:b/>
        </w:rPr>
        <w:t xml:space="preserve"> </w:t>
      </w:r>
    </w:p>
    <w:p w14:paraId="4CF58945" w14:textId="77777777" w:rsidR="00BE1C2A" w:rsidRPr="004E347A" w:rsidRDefault="00BE1C2A" w:rsidP="00BE1C2A">
      <w:pPr>
        <w:jc w:val="center"/>
        <w:rPr>
          <w:b/>
        </w:rPr>
      </w:pPr>
    </w:p>
    <w:p w14:paraId="51164F82" w14:textId="00D4BBFB" w:rsidR="00BE1C2A" w:rsidRDefault="004D3B3C" w:rsidP="00BE1C2A">
      <w:pPr>
        <w:jc w:val="center"/>
        <w:rPr>
          <w:b/>
        </w:rPr>
      </w:pPr>
      <w:r w:rsidRPr="004D3B3C">
        <w:rPr>
          <w:b/>
        </w:rPr>
        <w:t>Billy Susanto P, S.T., M.T.</w:t>
      </w:r>
    </w:p>
    <w:p w14:paraId="7A0609B0" w14:textId="28A93B95" w:rsidR="00FD13E4" w:rsidRPr="00E508EB" w:rsidRDefault="00FD13E4" w:rsidP="00BE1C2A">
      <w:pPr>
        <w:jc w:val="center"/>
        <w:rPr>
          <w:b/>
          <w:lang w:val="en-US"/>
        </w:rPr>
      </w:pPr>
      <w:r w:rsidRPr="00FD13E4">
        <w:rPr>
          <w:b/>
        </w:rPr>
        <w:t xml:space="preserve">NIK: </w:t>
      </w:r>
      <w:r w:rsidR="00E508EB">
        <w:rPr>
          <w:b/>
          <w:lang w:val="en-US"/>
        </w:rPr>
        <w:t>720314</w:t>
      </w:r>
    </w:p>
    <w:p w14:paraId="5FF510AF" w14:textId="77777777" w:rsidR="00BE1C2A" w:rsidRPr="004E347A" w:rsidRDefault="00BE1C2A" w:rsidP="00BE1C2A">
      <w:pPr>
        <w:rPr>
          <w:b/>
        </w:rPr>
        <w:sectPr w:rsidR="00BE1C2A" w:rsidRPr="004E347A" w:rsidSect="00226B5C">
          <w:headerReference w:type="default" r:id="rId10"/>
          <w:footerReference w:type="default" r:id="rId11"/>
          <w:pgSz w:w="11906" w:h="16838"/>
          <w:pgMar w:top="1701" w:right="1701" w:bottom="1701" w:left="2268" w:header="720" w:footer="720" w:gutter="0"/>
          <w:pgNumType w:fmt="lowerRoman" w:start="1"/>
          <w:cols w:space="720"/>
          <w:docGrid w:linePitch="360"/>
        </w:sectPr>
      </w:pPr>
    </w:p>
    <w:p w14:paraId="578DEDFA" w14:textId="77777777" w:rsidR="0006017B" w:rsidRPr="004E347A" w:rsidRDefault="0006017B" w:rsidP="0006017B">
      <w:pPr>
        <w:pStyle w:val="Heading1"/>
        <w:numPr>
          <w:ilvl w:val="0"/>
          <w:numId w:val="0"/>
        </w:numPr>
      </w:pPr>
      <w:bookmarkStart w:id="3" w:name="_Toc24719663"/>
      <w:bookmarkStart w:id="4" w:name="_Toc74879884"/>
      <w:r w:rsidRPr="004E347A">
        <w:lastRenderedPageBreak/>
        <w:t>PERNYATAAN ORISINALITAS LAPORAN PENELITIAN</w:t>
      </w:r>
      <w:bookmarkEnd w:id="3"/>
      <w:bookmarkEnd w:id="4"/>
    </w:p>
    <w:p w14:paraId="7AEF78F1" w14:textId="77777777" w:rsidR="00913AE2" w:rsidRPr="004E347A" w:rsidRDefault="00913AE2" w:rsidP="0006017B"/>
    <w:p w14:paraId="4FFFAFAF" w14:textId="77777777" w:rsidR="0006017B" w:rsidRPr="004E347A" w:rsidRDefault="00913AE2" w:rsidP="0006017B">
      <w:r w:rsidRPr="004E347A">
        <w:t>Dengan ini, saya yang bertanda tangan di bawah ini: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3"/>
        <w:gridCol w:w="403"/>
        <w:gridCol w:w="4891"/>
      </w:tblGrid>
      <w:tr w:rsidR="00913AE2" w:rsidRPr="004E347A" w14:paraId="708CD3C7" w14:textId="77777777" w:rsidTr="00913AE2">
        <w:tc>
          <w:tcPr>
            <w:tcW w:w="1665" w:type="pct"/>
          </w:tcPr>
          <w:p w14:paraId="1F03A96A" w14:textId="77777777" w:rsidR="00913AE2" w:rsidRPr="004E347A" w:rsidRDefault="00913AE2" w:rsidP="00913AE2">
            <w:pPr>
              <w:spacing w:line="360" w:lineRule="auto"/>
            </w:pPr>
            <w:r w:rsidRPr="004E347A">
              <w:t>Nama</w:t>
            </w:r>
          </w:p>
        </w:tc>
        <w:tc>
          <w:tcPr>
            <w:tcW w:w="254" w:type="pct"/>
          </w:tcPr>
          <w:p w14:paraId="6A86FD01" w14:textId="77777777" w:rsidR="00913AE2" w:rsidRPr="004E347A" w:rsidRDefault="00913AE2" w:rsidP="00913AE2">
            <w:pPr>
              <w:spacing w:line="360" w:lineRule="auto"/>
            </w:pPr>
            <w:r w:rsidRPr="004E347A">
              <w:t>:</w:t>
            </w:r>
          </w:p>
        </w:tc>
        <w:tc>
          <w:tcPr>
            <w:tcW w:w="3081" w:type="pct"/>
          </w:tcPr>
          <w:p w14:paraId="57A503BA" w14:textId="70BF7663" w:rsidR="00913AE2" w:rsidRPr="00DE6EB1" w:rsidRDefault="00DE6EB1" w:rsidP="00913AE2">
            <w:pPr>
              <w:spacing w:line="360" w:lineRule="auto"/>
              <w:rPr>
                <w:lang w:val="en-US"/>
              </w:rPr>
            </w:pPr>
            <w:r>
              <w:rPr>
                <w:lang w:val="en-US"/>
              </w:rPr>
              <w:t>Jeremia Rotua Sianturi</w:t>
            </w:r>
          </w:p>
        </w:tc>
      </w:tr>
      <w:tr w:rsidR="00913AE2" w:rsidRPr="004E347A" w14:paraId="5D50F8EA" w14:textId="77777777" w:rsidTr="00913AE2">
        <w:tc>
          <w:tcPr>
            <w:tcW w:w="1665" w:type="pct"/>
          </w:tcPr>
          <w:p w14:paraId="65A577FF" w14:textId="77777777" w:rsidR="00913AE2" w:rsidRPr="004E347A" w:rsidRDefault="00913AE2" w:rsidP="00913AE2">
            <w:pPr>
              <w:spacing w:line="360" w:lineRule="auto"/>
            </w:pPr>
            <w:r w:rsidRPr="004E347A">
              <w:t>NRP</w:t>
            </w:r>
          </w:p>
        </w:tc>
        <w:tc>
          <w:tcPr>
            <w:tcW w:w="254" w:type="pct"/>
          </w:tcPr>
          <w:p w14:paraId="17F95179" w14:textId="77777777" w:rsidR="00913AE2" w:rsidRPr="004E347A" w:rsidRDefault="00913AE2" w:rsidP="00913AE2">
            <w:pPr>
              <w:spacing w:line="360" w:lineRule="auto"/>
            </w:pPr>
            <w:r w:rsidRPr="004E347A">
              <w:t>:</w:t>
            </w:r>
          </w:p>
        </w:tc>
        <w:tc>
          <w:tcPr>
            <w:tcW w:w="3081" w:type="pct"/>
          </w:tcPr>
          <w:p w14:paraId="52B74EA5" w14:textId="4A4D6DCF" w:rsidR="00913AE2" w:rsidRPr="00DE6EB1" w:rsidRDefault="00DE6EB1" w:rsidP="00913AE2">
            <w:pPr>
              <w:spacing w:line="360" w:lineRule="auto"/>
              <w:rPr>
                <w:lang w:val="en-US"/>
              </w:rPr>
            </w:pPr>
            <w:r>
              <w:rPr>
                <w:lang w:val="en-US"/>
              </w:rPr>
              <w:t>1772033</w:t>
            </w:r>
          </w:p>
        </w:tc>
      </w:tr>
      <w:tr w:rsidR="00913AE2" w:rsidRPr="004E347A" w14:paraId="755C9383" w14:textId="77777777" w:rsidTr="00913AE2">
        <w:tc>
          <w:tcPr>
            <w:tcW w:w="1665" w:type="pct"/>
          </w:tcPr>
          <w:p w14:paraId="066A1535" w14:textId="77777777" w:rsidR="00913AE2" w:rsidRPr="004E347A" w:rsidRDefault="00913AE2" w:rsidP="00913AE2">
            <w:pPr>
              <w:spacing w:line="360" w:lineRule="auto"/>
            </w:pPr>
            <w:r w:rsidRPr="004E347A">
              <w:t>Fakultas/ Program Studi</w:t>
            </w:r>
          </w:p>
        </w:tc>
        <w:tc>
          <w:tcPr>
            <w:tcW w:w="254" w:type="pct"/>
          </w:tcPr>
          <w:p w14:paraId="2EBC50D2" w14:textId="77777777" w:rsidR="00913AE2" w:rsidRPr="004E347A" w:rsidRDefault="00913AE2" w:rsidP="00913AE2">
            <w:pPr>
              <w:spacing w:line="360" w:lineRule="auto"/>
            </w:pPr>
            <w:r w:rsidRPr="004E347A">
              <w:t>:</w:t>
            </w:r>
          </w:p>
        </w:tc>
        <w:tc>
          <w:tcPr>
            <w:tcW w:w="3081" w:type="pct"/>
          </w:tcPr>
          <w:p w14:paraId="09755578" w14:textId="105C7311" w:rsidR="00913AE2" w:rsidRPr="00DE6EB1" w:rsidRDefault="00913AE2" w:rsidP="00913AE2">
            <w:pPr>
              <w:spacing w:line="360" w:lineRule="auto"/>
              <w:rPr>
                <w:lang w:val="en-US"/>
              </w:rPr>
            </w:pPr>
            <w:r w:rsidRPr="004E347A">
              <w:t xml:space="preserve">Teknologi Informasi/ </w:t>
            </w:r>
            <w:r w:rsidR="00DE6EB1">
              <w:rPr>
                <w:lang w:val="en-US"/>
              </w:rPr>
              <w:t>S1 Teknik Informatika</w:t>
            </w:r>
          </w:p>
        </w:tc>
      </w:tr>
    </w:tbl>
    <w:p w14:paraId="7B940E42" w14:textId="77777777" w:rsidR="00913AE2" w:rsidRPr="004E347A" w:rsidRDefault="00913AE2" w:rsidP="0006017B"/>
    <w:p w14:paraId="79F3FBF9" w14:textId="77777777" w:rsidR="00913AE2" w:rsidRPr="004E347A" w:rsidRDefault="00913AE2" w:rsidP="0006017B">
      <w:r w:rsidRPr="004E347A">
        <w:t>Menyatakan bahwa laporan penelitian ini adalah benar merupakan hasil karya saya sendiri dan bukan duplikasi dari orang lain.</w:t>
      </w:r>
    </w:p>
    <w:p w14:paraId="2016855B" w14:textId="77777777" w:rsidR="00913AE2" w:rsidRPr="004E347A" w:rsidRDefault="00913AE2" w:rsidP="0006017B"/>
    <w:p w14:paraId="1B06BE51" w14:textId="77777777" w:rsidR="00913AE2" w:rsidRPr="004E347A" w:rsidRDefault="00913AE2" w:rsidP="0006017B">
      <w:r w:rsidRPr="004E347A">
        <w:t>Apabila pada masa mendatang diketahui bahwa pernyataan ini tidak benar adanya, saya bersedia menerima sanksi yang diberikan dengan segala konsekuensinya.</w:t>
      </w:r>
    </w:p>
    <w:p w14:paraId="6CBFDD20" w14:textId="77777777" w:rsidR="00913AE2" w:rsidRPr="004E347A" w:rsidRDefault="00913AE2" w:rsidP="0006017B"/>
    <w:p w14:paraId="1792FB34" w14:textId="77777777" w:rsidR="00913AE2" w:rsidRPr="004E347A" w:rsidRDefault="00913AE2" w:rsidP="0006017B">
      <w:r w:rsidRPr="004E347A">
        <w:t>Demikian pernyataan ini saya buat.</w:t>
      </w:r>
    </w:p>
    <w:p w14:paraId="7CBBC6FD" w14:textId="77777777" w:rsidR="00913AE2" w:rsidRPr="004E347A" w:rsidRDefault="00913AE2" w:rsidP="0006017B"/>
    <w:p w14:paraId="4ACDD497" w14:textId="77777777" w:rsidR="00913AE2" w:rsidRPr="004E347A" w:rsidRDefault="00913AE2" w:rsidP="0006017B"/>
    <w:p w14:paraId="55618849" w14:textId="77777777" w:rsidR="00913AE2" w:rsidRPr="004E347A" w:rsidRDefault="00913AE2" w:rsidP="0006017B"/>
    <w:p w14:paraId="19B633C9" w14:textId="77777777" w:rsidR="00913AE2" w:rsidRDefault="00913AE2" w:rsidP="0006017B">
      <w:r w:rsidRPr="004E347A">
        <w:t xml:space="preserve">Bandung, </w:t>
      </w:r>
      <w:commentRangeStart w:id="5"/>
      <w:r w:rsidRPr="004E347A">
        <w:t>Tanggal Bulan Tahun</w:t>
      </w:r>
      <w:commentRangeEnd w:id="5"/>
      <w:r w:rsidR="00DD31B8">
        <w:rPr>
          <w:rStyle w:val="CommentReference"/>
        </w:rPr>
        <w:commentReference w:id="5"/>
      </w:r>
    </w:p>
    <w:p w14:paraId="7DED62A2" w14:textId="77777777" w:rsidR="00A54542" w:rsidRDefault="00A54542" w:rsidP="0006017B"/>
    <w:p w14:paraId="16EDDF09" w14:textId="77777777" w:rsidR="00A54542" w:rsidRDefault="00A54542" w:rsidP="0006017B"/>
    <w:p w14:paraId="3E920B40" w14:textId="77777777" w:rsidR="00A54542" w:rsidRDefault="00A54542" w:rsidP="0006017B"/>
    <w:p w14:paraId="03C66BD2" w14:textId="77777777" w:rsidR="00A54542" w:rsidRDefault="00A54542" w:rsidP="0006017B"/>
    <w:p w14:paraId="6E231B65" w14:textId="4BA723F9" w:rsidR="00A54542" w:rsidRPr="00DE6EB1" w:rsidRDefault="00DE6EB1" w:rsidP="0006017B">
      <w:pPr>
        <w:rPr>
          <w:u w:val="single"/>
          <w:lang w:val="en-US"/>
        </w:rPr>
      </w:pPr>
      <w:r>
        <w:rPr>
          <w:u w:val="single"/>
          <w:lang w:val="en-US"/>
        </w:rPr>
        <w:t>Jeremia Rotua Sianturi</w:t>
      </w:r>
    </w:p>
    <w:p w14:paraId="53DEF62A" w14:textId="20A0DF07" w:rsidR="00A54542" w:rsidRPr="00DE6EB1" w:rsidRDefault="00A54542" w:rsidP="0006017B">
      <w:pPr>
        <w:rPr>
          <w:lang w:val="en-US"/>
        </w:rPr>
      </w:pPr>
      <w:r>
        <w:t xml:space="preserve">NRP: </w:t>
      </w:r>
      <w:r w:rsidR="00DE6EB1">
        <w:rPr>
          <w:lang w:val="en-US"/>
        </w:rPr>
        <w:t>1772033</w:t>
      </w:r>
    </w:p>
    <w:p w14:paraId="2B96887E" w14:textId="77777777" w:rsidR="00913AE2" w:rsidRPr="004E347A" w:rsidRDefault="00913AE2" w:rsidP="0006017B"/>
    <w:p w14:paraId="48FF1E71"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7E3FB8A1" w14:textId="77777777" w:rsidR="0006017B" w:rsidRPr="004E347A" w:rsidRDefault="0006017B" w:rsidP="0006017B">
      <w:pPr>
        <w:pStyle w:val="Heading1"/>
        <w:numPr>
          <w:ilvl w:val="0"/>
          <w:numId w:val="0"/>
        </w:numPr>
      </w:pPr>
      <w:bookmarkStart w:id="6" w:name="_Toc24719664"/>
      <w:bookmarkStart w:id="7" w:name="_Toc74879885"/>
      <w:r w:rsidRPr="004E347A">
        <w:lastRenderedPageBreak/>
        <w:t>PERNYATAAN PUBLIKASI LAPORAN PENELITIAN</w:t>
      </w:r>
      <w:bookmarkEnd w:id="6"/>
      <w:bookmarkEnd w:id="7"/>
    </w:p>
    <w:p w14:paraId="6D9AE1AF" w14:textId="77777777" w:rsidR="0006017B" w:rsidRPr="004E347A" w:rsidRDefault="0006017B" w:rsidP="0006017B"/>
    <w:p w14:paraId="69D0F7AC" w14:textId="77777777" w:rsidR="00AE396D" w:rsidRPr="004E347A" w:rsidRDefault="00AE396D" w:rsidP="0006017B">
      <w:r w:rsidRPr="004E347A">
        <w:t>Saya yang bertanda tangan di bawah ini: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284"/>
        <w:gridCol w:w="5102"/>
      </w:tblGrid>
      <w:tr w:rsidR="00AE396D" w:rsidRPr="004E347A" w14:paraId="4E6E40CB" w14:textId="77777777" w:rsidTr="00AE396D">
        <w:tc>
          <w:tcPr>
            <w:tcW w:w="1607" w:type="pct"/>
          </w:tcPr>
          <w:p w14:paraId="10BA807E" w14:textId="77777777" w:rsidR="00AE396D" w:rsidRPr="004E347A" w:rsidRDefault="00AE396D" w:rsidP="00AE396D">
            <w:pPr>
              <w:spacing w:line="360" w:lineRule="auto"/>
            </w:pPr>
            <w:r w:rsidRPr="004E347A">
              <w:t>Nama</w:t>
            </w:r>
          </w:p>
        </w:tc>
        <w:tc>
          <w:tcPr>
            <w:tcW w:w="179" w:type="pct"/>
          </w:tcPr>
          <w:p w14:paraId="5DE010AD" w14:textId="77777777" w:rsidR="00AE396D" w:rsidRPr="004E347A" w:rsidRDefault="00AE396D" w:rsidP="00AE396D">
            <w:pPr>
              <w:spacing w:line="360" w:lineRule="auto"/>
            </w:pPr>
            <w:r w:rsidRPr="004E347A">
              <w:t>:</w:t>
            </w:r>
          </w:p>
        </w:tc>
        <w:tc>
          <w:tcPr>
            <w:tcW w:w="3214" w:type="pct"/>
          </w:tcPr>
          <w:p w14:paraId="77ECB1CF" w14:textId="71EE57D3" w:rsidR="00AE396D" w:rsidRPr="00DE6EB1" w:rsidRDefault="00DE6EB1" w:rsidP="00AE396D">
            <w:pPr>
              <w:spacing w:line="360" w:lineRule="auto"/>
              <w:rPr>
                <w:lang w:val="en-US"/>
              </w:rPr>
            </w:pPr>
            <w:r>
              <w:rPr>
                <w:lang w:val="en-US"/>
              </w:rPr>
              <w:t>Jeremia Rotua Sianturi</w:t>
            </w:r>
          </w:p>
        </w:tc>
      </w:tr>
      <w:tr w:rsidR="00AE396D" w:rsidRPr="004E347A" w14:paraId="1E4D11D1" w14:textId="77777777" w:rsidTr="00AE396D">
        <w:tc>
          <w:tcPr>
            <w:tcW w:w="1607" w:type="pct"/>
          </w:tcPr>
          <w:p w14:paraId="76B8897A" w14:textId="77777777" w:rsidR="00AE396D" w:rsidRPr="004E347A" w:rsidRDefault="00AE396D" w:rsidP="00AE396D">
            <w:pPr>
              <w:spacing w:line="360" w:lineRule="auto"/>
            </w:pPr>
            <w:r w:rsidRPr="004E347A">
              <w:t>NRP</w:t>
            </w:r>
          </w:p>
        </w:tc>
        <w:tc>
          <w:tcPr>
            <w:tcW w:w="179" w:type="pct"/>
          </w:tcPr>
          <w:p w14:paraId="207F1671" w14:textId="77777777" w:rsidR="00AE396D" w:rsidRPr="004E347A" w:rsidRDefault="00AE396D" w:rsidP="00AE396D">
            <w:pPr>
              <w:spacing w:line="360" w:lineRule="auto"/>
            </w:pPr>
            <w:r w:rsidRPr="004E347A">
              <w:t>:</w:t>
            </w:r>
          </w:p>
        </w:tc>
        <w:tc>
          <w:tcPr>
            <w:tcW w:w="3214" w:type="pct"/>
          </w:tcPr>
          <w:p w14:paraId="468CB01D" w14:textId="5A517FFC" w:rsidR="00AE396D" w:rsidRPr="00DE6EB1" w:rsidRDefault="00DE6EB1" w:rsidP="00AE396D">
            <w:pPr>
              <w:spacing w:line="360" w:lineRule="auto"/>
              <w:rPr>
                <w:lang w:val="en-US"/>
              </w:rPr>
            </w:pPr>
            <w:r>
              <w:rPr>
                <w:lang w:val="en-US"/>
              </w:rPr>
              <w:t>1772033</w:t>
            </w:r>
          </w:p>
        </w:tc>
      </w:tr>
      <w:tr w:rsidR="00AE396D" w:rsidRPr="004E347A" w14:paraId="29481287" w14:textId="77777777" w:rsidTr="00AE396D">
        <w:tc>
          <w:tcPr>
            <w:tcW w:w="1607" w:type="pct"/>
          </w:tcPr>
          <w:p w14:paraId="0DB14B22" w14:textId="77777777" w:rsidR="00AE396D" w:rsidRPr="004E347A" w:rsidRDefault="00AE396D" w:rsidP="00AE396D">
            <w:pPr>
              <w:spacing w:line="360" w:lineRule="auto"/>
            </w:pPr>
            <w:r w:rsidRPr="004E347A">
              <w:t>Fakultas/ Program Studi</w:t>
            </w:r>
          </w:p>
        </w:tc>
        <w:tc>
          <w:tcPr>
            <w:tcW w:w="179" w:type="pct"/>
          </w:tcPr>
          <w:p w14:paraId="659C0069" w14:textId="77777777" w:rsidR="00AE396D" w:rsidRPr="004E347A" w:rsidRDefault="00AE396D" w:rsidP="00AE396D">
            <w:pPr>
              <w:spacing w:line="360" w:lineRule="auto"/>
            </w:pPr>
            <w:r w:rsidRPr="004E347A">
              <w:t>:</w:t>
            </w:r>
          </w:p>
        </w:tc>
        <w:tc>
          <w:tcPr>
            <w:tcW w:w="3214" w:type="pct"/>
          </w:tcPr>
          <w:p w14:paraId="2CC8AAAA" w14:textId="5CD599CA" w:rsidR="00AE396D" w:rsidRPr="00DE6EB1" w:rsidRDefault="00AE396D" w:rsidP="00AE396D">
            <w:pPr>
              <w:spacing w:line="360" w:lineRule="auto"/>
              <w:rPr>
                <w:lang w:val="en-US"/>
              </w:rPr>
            </w:pPr>
            <w:r w:rsidRPr="004E347A">
              <w:t xml:space="preserve">Teknologi Informasi/ </w:t>
            </w:r>
            <w:r w:rsidR="00DE6EB1">
              <w:rPr>
                <w:lang w:val="en-US"/>
              </w:rPr>
              <w:t>S1 Teknik Informatika</w:t>
            </w:r>
          </w:p>
        </w:tc>
      </w:tr>
    </w:tbl>
    <w:p w14:paraId="4CFB858E" w14:textId="77777777" w:rsidR="00AE396D" w:rsidRPr="004E347A" w:rsidRDefault="00AE396D" w:rsidP="0006017B"/>
    <w:p w14:paraId="683F817C" w14:textId="77777777" w:rsidR="00AE396D" w:rsidRPr="004E347A" w:rsidRDefault="00AE396D" w:rsidP="0006017B">
      <w:r w:rsidRPr="004E347A">
        <w:t>Dengan ini, saya menyatakan bahwa:</w:t>
      </w:r>
    </w:p>
    <w:p w14:paraId="67575746" w14:textId="13CEF56E" w:rsidR="00AE396D" w:rsidRPr="004E347A" w:rsidRDefault="00AE396D" w:rsidP="00AE396D">
      <w:pPr>
        <w:pStyle w:val="ListNumber"/>
      </w:pPr>
      <w:r w:rsidRPr="004E347A">
        <w:t>Demi perkembangan ilmu pengetahuan, saya menyetujui untuk memberikan kepada Universitas Kristen Maranatha Hak Bebas Royalti non eksklusif (</w:t>
      </w:r>
      <w:r w:rsidRPr="004E347A">
        <w:rPr>
          <w:i/>
        </w:rPr>
        <w:t>Non</w:t>
      </w:r>
      <w:r w:rsidRPr="004E347A">
        <w:t xml:space="preserve"> </w:t>
      </w:r>
      <w:r w:rsidRPr="004E347A">
        <w:rPr>
          <w:i/>
        </w:rPr>
        <w:t>Exclusive</w:t>
      </w:r>
      <w:r w:rsidRPr="004E347A">
        <w:t xml:space="preserve"> </w:t>
      </w:r>
      <w:r w:rsidRPr="004E347A">
        <w:rPr>
          <w:i/>
        </w:rPr>
        <w:t>Royalty</w:t>
      </w:r>
      <w:r w:rsidRPr="004E347A">
        <w:t xml:space="preserve"> </w:t>
      </w:r>
      <w:r w:rsidRPr="004E347A">
        <w:rPr>
          <w:i/>
        </w:rPr>
        <w:t>Free</w:t>
      </w:r>
      <w:r w:rsidRPr="004E347A">
        <w:t xml:space="preserve"> </w:t>
      </w:r>
      <w:r w:rsidRPr="004E347A">
        <w:rPr>
          <w:i/>
        </w:rPr>
        <w:t>Right</w:t>
      </w:r>
      <w:r w:rsidRPr="004E347A">
        <w:t xml:space="preserve">) atas laporan penelitian saya yang berjudul </w:t>
      </w:r>
      <w:r w:rsidR="00DE6EB1">
        <w:rPr>
          <w:lang w:val="en-US"/>
        </w:rPr>
        <w:t>Analisis dan Rancangan Sistem</w:t>
      </w:r>
    </w:p>
    <w:p w14:paraId="1CBC017B" w14:textId="77777777" w:rsidR="00AE396D" w:rsidRPr="004E347A" w:rsidRDefault="00AE396D" w:rsidP="00AE396D">
      <w:pPr>
        <w:pStyle w:val="ListNumber"/>
      </w:pPr>
      <w:r w:rsidRPr="004E347A">
        <w:t>Universitas Kristen Maranatha Bandung berhak menyimpan, mengalihmediakan/ mengalihformatkan, mengelola dalam bentuk pangkalan data (</w:t>
      </w:r>
      <w:r w:rsidRPr="004E347A">
        <w:rPr>
          <w:i/>
        </w:rPr>
        <w:t>database</w:t>
      </w:r>
      <w:r w:rsidRPr="004E347A">
        <w:t xml:space="preserve">), mendistribusikannya, serta menampilkannya dalam bentuk </w:t>
      </w:r>
      <w:r w:rsidRPr="004E347A">
        <w:rPr>
          <w:i/>
        </w:rPr>
        <w:t>softcopy</w:t>
      </w:r>
      <w:r w:rsidRPr="004E347A">
        <w:t xml:space="preserve"> untuk kepentingan akademis tanpa perlu meminta izin dari saya selama tetap mencantumkan nama saya sebagai penulis/ pencipta.</w:t>
      </w:r>
    </w:p>
    <w:p w14:paraId="7391987B" w14:textId="77777777" w:rsidR="00AE396D" w:rsidRPr="004E347A" w:rsidRDefault="00AE396D" w:rsidP="00AE396D">
      <w:pPr>
        <w:pStyle w:val="ListNumber"/>
      </w:pPr>
      <w:r w:rsidRPr="004E347A">
        <w:t>Saya bersedia dan menjamin untuk menanggung secara pribadi tanpa melibatkan pihak Universitas Kristen Maranatha Bandung, segala bentuk tuntutan hukum yang timbul atas pelanggaran hak cipta dalam karya ilmiah saya ini.</w:t>
      </w:r>
    </w:p>
    <w:p w14:paraId="3393ADDB" w14:textId="77777777" w:rsidR="00AE396D" w:rsidRPr="004E347A" w:rsidRDefault="00AE396D" w:rsidP="00AE396D"/>
    <w:p w14:paraId="4381781C" w14:textId="77777777" w:rsidR="00AE396D" w:rsidRDefault="00AE396D" w:rsidP="00AE396D">
      <w:r w:rsidRPr="004E347A">
        <w:t>Demikian pernyataan ini saya buat dengan sebenarnya dan untuk dapat dipergunakan sebagaimana mestinya.</w:t>
      </w:r>
    </w:p>
    <w:p w14:paraId="58E9A3EF" w14:textId="77777777" w:rsidR="00A54542" w:rsidRDefault="00A54542" w:rsidP="00AE396D"/>
    <w:p w14:paraId="1642F8E5" w14:textId="77777777" w:rsidR="00A54542" w:rsidRDefault="00A54542" w:rsidP="00A54542">
      <w:r w:rsidRPr="004E347A">
        <w:t xml:space="preserve">Bandung, </w:t>
      </w:r>
      <w:commentRangeStart w:id="8"/>
      <w:r w:rsidRPr="004E347A">
        <w:t>Tanggal Bulan Tahun</w:t>
      </w:r>
      <w:commentRangeEnd w:id="8"/>
      <w:r>
        <w:rPr>
          <w:rStyle w:val="CommentReference"/>
        </w:rPr>
        <w:commentReference w:id="8"/>
      </w:r>
    </w:p>
    <w:p w14:paraId="22532057" w14:textId="77777777" w:rsidR="00A54542" w:rsidRDefault="00A54542" w:rsidP="00A54542"/>
    <w:p w14:paraId="6A0C7774" w14:textId="77777777" w:rsidR="00A54542" w:rsidRDefault="00A54542" w:rsidP="00A54542"/>
    <w:p w14:paraId="7B4F92C6" w14:textId="77777777" w:rsidR="00A54542" w:rsidRDefault="00A54542" w:rsidP="00A54542"/>
    <w:p w14:paraId="36BEBCE0" w14:textId="77777777" w:rsidR="00A54542" w:rsidRDefault="00A54542" w:rsidP="00A54542"/>
    <w:p w14:paraId="4E60BC75" w14:textId="2271BA57" w:rsidR="00A54542" w:rsidRPr="00DE6EB1" w:rsidRDefault="00DE6EB1" w:rsidP="00A54542">
      <w:pPr>
        <w:rPr>
          <w:u w:val="single"/>
          <w:lang w:val="en-US"/>
        </w:rPr>
      </w:pPr>
      <w:r>
        <w:rPr>
          <w:u w:val="single"/>
          <w:lang w:val="en-US"/>
        </w:rPr>
        <w:t>Jeremia Rotua Sianturi</w:t>
      </w:r>
    </w:p>
    <w:p w14:paraId="702AC199" w14:textId="137E4532" w:rsidR="00A54542" w:rsidRPr="00DE6EB1" w:rsidRDefault="00A54542" w:rsidP="00AE396D">
      <w:pPr>
        <w:rPr>
          <w:lang w:val="en-US"/>
        </w:rPr>
      </w:pPr>
      <w:r>
        <w:t xml:space="preserve">NRP: </w:t>
      </w:r>
      <w:r w:rsidR="00DE6EB1">
        <w:rPr>
          <w:lang w:val="en-US"/>
        </w:rPr>
        <w:t>1772033</w:t>
      </w:r>
    </w:p>
    <w:p w14:paraId="3351F668"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6A66B5F1" w14:textId="77777777" w:rsidR="0006017B" w:rsidRPr="004E347A" w:rsidRDefault="0006017B" w:rsidP="0006017B">
      <w:pPr>
        <w:pStyle w:val="Heading1"/>
        <w:numPr>
          <w:ilvl w:val="0"/>
          <w:numId w:val="0"/>
        </w:numPr>
      </w:pPr>
      <w:bookmarkStart w:id="9" w:name="_Toc24719665"/>
      <w:bookmarkStart w:id="10" w:name="_Toc74879886"/>
      <w:r w:rsidRPr="004E347A">
        <w:lastRenderedPageBreak/>
        <w:t>PRAKATA</w:t>
      </w:r>
      <w:bookmarkEnd w:id="9"/>
      <w:bookmarkEnd w:id="10"/>
    </w:p>
    <w:p w14:paraId="015EC74E" w14:textId="77777777" w:rsidR="0006017B" w:rsidRPr="004E347A" w:rsidRDefault="0006017B" w:rsidP="0006017B"/>
    <w:p w14:paraId="2C10AC44" w14:textId="77777777" w:rsidR="00896D00" w:rsidRPr="004E347A" w:rsidRDefault="00896D00" w:rsidP="0006017B">
      <w:r w:rsidRPr="004E347A">
        <w:t xml:space="preserve">Isi prakata harus </w:t>
      </w:r>
      <w:r w:rsidR="00E27D42">
        <w:t>ters</w:t>
      </w:r>
      <w:r w:rsidRPr="004E347A">
        <w:t>truktur, dengan saran isi urutan sebagai berikut:</w:t>
      </w:r>
    </w:p>
    <w:p w14:paraId="16AD77A3" w14:textId="77777777" w:rsidR="00896D00" w:rsidRPr="004E347A" w:rsidRDefault="00896D00" w:rsidP="00896D00">
      <w:pPr>
        <w:pStyle w:val="ListNumber"/>
        <w:numPr>
          <w:ilvl w:val="0"/>
          <w:numId w:val="13"/>
        </w:numPr>
      </w:pPr>
      <w:r w:rsidRPr="004E347A">
        <w:t>Ucapan syukur kepada Tuhan</w:t>
      </w:r>
      <w:r w:rsidR="00AA2DAC">
        <w:t xml:space="preserve"> Yang Maha Esa</w:t>
      </w:r>
    </w:p>
    <w:p w14:paraId="17D35968" w14:textId="77777777" w:rsidR="00896D00" w:rsidRPr="004E347A" w:rsidRDefault="00896D00" w:rsidP="00896D00">
      <w:pPr>
        <w:pStyle w:val="ListNumber"/>
        <w:numPr>
          <w:ilvl w:val="0"/>
          <w:numId w:val="13"/>
        </w:numPr>
      </w:pPr>
      <w:r w:rsidRPr="004E347A">
        <w:t>Penjelasan mengenai adanya tugas karya ilmiah, tujuan subjektif. Contoh: untuk gelar S1/ D3 untuk syarat kelulusan</w:t>
      </w:r>
    </w:p>
    <w:p w14:paraId="2219BAEB" w14:textId="77777777" w:rsidR="00896D00" w:rsidRPr="004E347A" w:rsidRDefault="00896D00" w:rsidP="00896D00">
      <w:pPr>
        <w:pStyle w:val="ListNumber"/>
        <w:numPr>
          <w:ilvl w:val="0"/>
          <w:numId w:val="13"/>
        </w:numPr>
      </w:pPr>
      <w:r w:rsidRPr="004E347A">
        <w:t>Penjelasan pelaksanaan pembimbing karya ilmiah. Contoh: satu kalimat tentang judul</w:t>
      </w:r>
    </w:p>
    <w:p w14:paraId="50249A2E" w14:textId="77777777" w:rsidR="00896D00" w:rsidRPr="004E347A" w:rsidRDefault="00896D00" w:rsidP="00896D00">
      <w:pPr>
        <w:pStyle w:val="ListNumber"/>
        <w:numPr>
          <w:ilvl w:val="0"/>
          <w:numId w:val="13"/>
        </w:numPr>
      </w:pPr>
      <w:r w:rsidRPr="004E347A">
        <w:t>Intro tentang arahan, bimbingan, bantuan dalam penyusunan karya ilmiah (Ucapan terima kasih kepada dosen pembimbing)</w:t>
      </w:r>
    </w:p>
    <w:p w14:paraId="273BBFE0" w14:textId="77777777" w:rsidR="00896D00" w:rsidRPr="004E347A" w:rsidRDefault="00896D00" w:rsidP="00896D00">
      <w:pPr>
        <w:pStyle w:val="ListNumber"/>
        <w:numPr>
          <w:ilvl w:val="0"/>
          <w:numId w:val="13"/>
        </w:numPr>
      </w:pPr>
      <w:r w:rsidRPr="004E347A">
        <w:t>Ucapan terima kasih kepada pihak-pihak dimulai dari unit tertinggi (Dekan, Ketua Program Studi, Koordinator KP/ TA, dosen-dosen sampai dengan rekan-rekan mahasiswa)</w:t>
      </w:r>
      <w:r w:rsidR="00AA2DAC">
        <w:t>. Ucapan terima kasih kepada dosen wajib dilengkapi dengan gelarnya.</w:t>
      </w:r>
    </w:p>
    <w:p w14:paraId="3A3CB869" w14:textId="77777777" w:rsidR="00896D00" w:rsidRPr="004E347A" w:rsidRDefault="00896D00" w:rsidP="00896D00">
      <w:pPr>
        <w:pStyle w:val="ListNumber"/>
        <w:numPr>
          <w:ilvl w:val="0"/>
          <w:numId w:val="13"/>
        </w:numPr>
      </w:pPr>
      <w:r w:rsidRPr="004E347A">
        <w:t>Pernyataan keterbukaan terhadap kritik dan saran</w:t>
      </w:r>
    </w:p>
    <w:p w14:paraId="467B6B49" w14:textId="77777777" w:rsidR="00896D00" w:rsidRPr="004E347A" w:rsidRDefault="00896D00" w:rsidP="00896D00">
      <w:pPr>
        <w:pStyle w:val="ListNumber"/>
        <w:numPr>
          <w:ilvl w:val="0"/>
          <w:numId w:val="13"/>
        </w:numPr>
      </w:pPr>
      <w:r w:rsidRPr="004E347A">
        <w:t>Harapan. Contoh: dengan adanya penelitian ini diharapkan</w:t>
      </w:r>
    </w:p>
    <w:p w14:paraId="07CFB2E1" w14:textId="77777777" w:rsidR="00896D00" w:rsidRPr="004E347A" w:rsidRDefault="00896D00" w:rsidP="00896D00">
      <w:pPr>
        <w:pStyle w:val="ListNumber"/>
        <w:numPr>
          <w:ilvl w:val="0"/>
          <w:numId w:val="13"/>
        </w:numPr>
      </w:pPr>
      <w:r w:rsidRPr="004E347A">
        <w:t xml:space="preserve">Kata mutiara, </w:t>
      </w:r>
      <w:r w:rsidR="00930130" w:rsidRPr="004E347A">
        <w:t>dll.</w:t>
      </w:r>
    </w:p>
    <w:p w14:paraId="460E0FAB" w14:textId="77777777" w:rsidR="00896D00" w:rsidRPr="004E347A" w:rsidRDefault="00896D00" w:rsidP="00896D00"/>
    <w:p w14:paraId="247BFA39" w14:textId="77777777" w:rsidR="00896D00" w:rsidRPr="004E347A" w:rsidRDefault="00896D00" w:rsidP="00896D00"/>
    <w:p w14:paraId="433B3426" w14:textId="1D8BE7E0" w:rsidR="00896D00" w:rsidRPr="00FD13E4" w:rsidRDefault="00896D00" w:rsidP="00896D00">
      <w:pPr>
        <w:pStyle w:val="Signature"/>
        <w:rPr>
          <w:lang w:val="en-US"/>
        </w:rPr>
      </w:pPr>
      <w:r w:rsidRPr="004E347A">
        <w:t xml:space="preserve">Bandung, </w:t>
      </w:r>
      <w:r w:rsidR="00FD13E4">
        <w:rPr>
          <w:lang w:val="en-US"/>
        </w:rPr>
        <w:t>21</w:t>
      </w:r>
      <w:r w:rsidRPr="004E347A">
        <w:t xml:space="preserve"> </w:t>
      </w:r>
      <w:r w:rsidR="00FD13E4">
        <w:rPr>
          <w:lang w:val="en-US"/>
        </w:rPr>
        <w:t>Januari</w:t>
      </w:r>
      <w:r w:rsidRPr="004E347A">
        <w:t xml:space="preserve"> </w:t>
      </w:r>
      <w:r w:rsidR="00FD13E4">
        <w:rPr>
          <w:lang w:val="en-US"/>
        </w:rPr>
        <w:t>2021</w:t>
      </w:r>
    </w:p>
    <w:p w14:paraId="514C6EAB" w14:textId="77777777" w:rsidR="00896D00" w:rsidRPr="004E347A" w:rsidRDefault="00896D00" w:rsidP="00896D00">
      <w:pPr>
        <w:pStyle w:val="Signature"/>
      </w:pPr>
    </w:p>
    <w:p w14:paraId="7C3E804B" w14:textId="77777777" w:rsidR="00896D00" w:rsidRPr="004E347A" w:rsidRDefault="00896D00" w:rsidP="00896D00">
      <w:pPr>
        <w:pStyle w:val="Signature"/>
      </w:pPr>
    </w:p>
    <w:p w14:paraId="04CCA5DA" w14:textId="77777777" w:rsidR="00896D00" w:rsidRPr="004E347A" w:rsidRDefault="00896D00" w:rsidP="00896D00">
      <w:pPr>
        <w:pStyle w:val="Signature"/>
      </w:pPr>
    </w:p>
    <w:p w14:paraId="3A033F30" w14:textId="77777777" w:rsidR="00896D00" w:rsidRPr="004E347A" w:rsidRDefault="00896D00" w:rsidP="00896D00">
      <w:pPr>
        <w:pStyle w:val="Signature"/>
      </w:pPr>
    </w:p>
    <w:p w14:paraId="299BE79C" w14:textId="58378869" w:rsidR="00896D00" w:rsidRPr="00FD13E4" w:rsidRDefault="00FD13E4" w:rsidP="00896D00">
      <w:pPr>
        <w:pStyle w:val="Signature"/>
        <w:rPr>
          <w:lang w:val="en-US"/>
        </w:rPr>
      </w:pPr>
      <w:r>
        <w:rPr>
          <w:lang w:val="en-US"/>
        </w:rPr>
        <w:t>Jeremia Rotua Sianturi</w:t>
      </w:r>
    </w:p>
    <w:p w14:paraId="5D1116F9"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73AB3D59" w14:textId="77777777" w:rsidR="0006017B" w:rsidRPr="004E347A" w:rsidRDefault="0006017B" w:rsidP="0006017B">
      <w:pPr>
        <w:pStyle w:val="Heading1"/>
        <w:numPr>
          <w:ilvl w:val="0"/>
          <w:numId w:val="0"/>
        </w:numPr>
      </w:pPr>
      <w:bookmarkStart w:id="11" w:name="_Toc24719666"/>
      <w:bookmarkStart w:id="12" w:name="_Toc74879887"/>
      <w:r w:rsidRPr="004E347A">
        <w:lastRenderedPageBreak/>
        <w:t>ABSTRAK</w:t>
      </w:r>
      <w:bookmarkEnd w:id="11"/>
      <w:bookmarkEnd w:id="12"/>
    </w:p>
    <w:p w14:paraId="0B5D78F2" w14:textId="77777777" w:rsidR="00896D00" w:rsidRPr="004E347A" w:rsidRDefault="00896D00" w:rsidP="00896D00">
      <w:pPr>
        <w:rPr>
          <w:b/>
          <w:i/>
        </w:rPr>
      </w:pPr>
    </w:p>
    <w:p w14:paraId="1BF587E6" w14:textId="125405EF" w:rsidR="001F07AC" w:rsidRPr="006705D0" w:rsidRDefault="007F256D" w:rsidP="006705D0">
      <w:pPr>
        <w:pStyle w:val="Abstrak"/>
      </w:pPr>
      <w:r w:rsidRPr="007F256D">
        <w:t>Pendidikan merupakan salah satu upaya yang dapat dilakukan untuk meningkatkan sumber daya manusia sehingga manusia dapat memiliki keterampilan dan keahlian khusus yang dapat meningkatkan kualitas pada diri nya untuk menjadi manusia lebih baik dan berkualitas. Pendidikan di era digital melibatkan peranan teknologi di setiap proses pembelajaran. SCOLA LMS merupakan salah satu perusahaan yang bergerak di bidang pendidikan dengan solusi membantu sekolah dalam menghubungkan dan menciptakan kolaborasi efektif dalam pembelajaran digital antara Guru, Siswa, Orang Tua, Admin dan Kepala Sekolah. Dalam proses perkembangan perusahaan  SCOLA LMS terdapat kendala di divisi marketing dimana membutuhkan sistem untuk monitoring progres klien. Sistem manajemen data marketing dibangun dengan menggunakan teknologi  framework PHP Codeigniter, Template engine Twig, HTML Bootstrap, dan database MySql. Hasil dari pengembangan sistem manajemen data marketing membantu perusahaan untuk memantau dan monitoring divisi makerting sehigga lebih rapi dan mudah untuk proses evaluasi.</w:t>
      </w:r>
    </w:p>
    <w:p w14:paraId="356B4DEF" w14:textId="77777777" w:rsidR="00E55130" w:rsidRPr="004E347A" w:rsidRDefault="00E55130" w:rsidP="00E55130"/>
    <w:p w14:paraId="4F9BD447" w14:textId="5C9734DE" w:rsidR="0006017B" w:rsidRPr="004E347A" w:rsidRDefault="007F256D" w:rsidP="00896D00">
      <w:pPr>
        <w:sectPr w:rsidR="0006017B" w:rsidRPr="004E347A" w:rsidSect="00226B5C">
          <w:footerReference w:type="default" r:id="rId15"/>
          <w:pgSz w:w="11906" w:h="16838"/>
          <w:pgMar w:top="1701" w:right="1701" w:bottom="1701" w:left="2268" w:header="720" w:footer="720" w:gutter="0"/>
          <w:pgNumType w:fmt="lowerRoman"/>
          <w:cols w:space="720"/>
          <w:docGrid w:linePitch="360"/>
        </w:sectPr>
      </w:pPr>
      <w:r w:rsidRPr="007F256D">
        <w:t>Kata kunci : Pendidikan, Era Digital, SCOLA LMS, Sistem Manajemen Data Marketing, Framework PHP Codeigniter,Twig</w:t>
      </w:r>
    </w:p>
    <w:p w14:paraId="282B7A71" w14:textId="77777777" w:rsidR="0006017B" w:rsidRPr="004E347A" w:rsidRDefault="0006017B" w:rsidP="0006017B">
      <w:pPr>
        <w:pStyle w:val="Heading1"/>
        <w:numPr>
          <w:ilvl w:val="0"/>
          <w:numId w:val="0"/>
        </w:numPr>
      </w:pPr>
      <w:bookmarkStart w:id="13" w:name="_Toc24719667"/>
      <w:bookmarkStart w:id="14" w:name="_Toc74879888"/>
      <w:r w:rsidRPr="004E347A">
        <w:lastRenderedPageBreak/>
        <w:t>ABSTRACT</w:t>
      </w:r>
      <w:bookmarkEnd w:id="13"/>
      <w:bookmarkEnd w:id="14"/>
    </w:p>
    <w:p w14:paraId="270501F1" w14:textId="77777777" w:rsidR="0006017B" w:rsidRDefault="0006017B" w:rsidP="0006017B"/>
    <w:p w14:paraId="06283992" w14:textId="104E8F09" w:rsidR="00E72427" w:rsidRDefault="007B22B9" w:rsidP="006705D0">
      <w:pPr>
        <w:pStyle w:val="Abstract"/>
      </w:pPr>
      <w:r w:rsidRPr="007B22B9">
        <w:t>Education is one of the effort that can do to increase human resources as of human can have skill and specialty to improve the quality of themselves to be a better person. Education in the digital era involves the role of technology in every learning process. SCOLA LMS is one of company which engaged in education with solutions to help schools to connect and create effective collaborations on digital learning between teacher, student, parent, admin and principal. In the process of developing the SCOLA LMS company, there are obstacles in the marketing division which need monitoring client progress for system. The marketing data management system is built using the framework PHP Codeigniter technology, Twig template engine, HTML Bootstrap, and MySql database. The result of the development the marketing data management system helps company to observe and monitoring the marketing division so it's neater and easier for the evaluation process.</w:t>
      </w:r>
    </w:p>
    <w:p w14:paraId="5035404C" w14:textId="77777777" w:rsidR="00AA2DAC" w:rsidRDefault="00AA2DAC" w:rsidP="00AA2DAC">
      <w:pPr>
        <w:rPr>
          <w:lang w:val="en-US"/>
        </w:rPr>
      </w:pPr>
    </w:p>
    <w:p w14:paraId="25F08E89" w14:textId="0003ABC4" w:rsidR="00AA2DAC" w:rsidRPr="00AA2DAC" w:rsidRDefault="00AA2DAC" w:rsidP="00AA2DAC">
      <w:pPr>
        <w:pStyle w:val="Abstrak"/>
      </w:pPr>
      <w:r>
        <w:t xml:space="preserve">Keywords: </w:t>
      </w:r>
      <w:r w:rsidR="007B22B9" w:rsidRPr="007B22B9">
        <w:t>Education, digital era, SCOLA LMS, the marketing data management system, Framework PHP Codeigniter, Twig</w:t>
      </w:r>
    </w:p>
    <w:p w14:paraId="1898D8F7" w14:textId="77777777" w:rsidR="00E72427" w:rsidRPr="004E347A" w:rsidRDefault="00E72427" w:rsidP="0006017B"/>
    <w:p w14:paraId="3AC8423D"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2FA1F514" w14:textId="77777777" w:rsidR="0006017B" w:rsidRPr="004E347A" w:rsidRDefault="0006017B" w:rsidP="0006017B">
      <w:pPr>
        <w:pStyle w:val="Heading1"/>
        <w:numPr>
          <w:ilvl w:val="0"/>
          <w:numId w:val="0"/>
        </w:numPr>
      </w:pPr>
      <w:bookmarkStart w:id="15" w:name="_Toc24719668"/>
      <w:bookmarkStart w:id="16" w:name="_Toc74879889"/>
      <w:r w:rsidRPr="004E347A">
        <w:lastRenderedPageBreak/>
        <w:t>DAFTAR ISI</w:t>
      </w:r>
      <w:bookmarkEnd w:id="15"/>
      <w:bookmarkEnd w:id="16"/>
    </w:p>
    <w:p w14:paraId="7343CEB6" w14:textId="77777777" w:rsidR="0006017B" w:rsidRPr="004E347A" w:rsidRDefault="0006017B" w:rsidP="0006017B"/>
    <w:p w14:paraId="63FD43B6" w14:textId="77777777" w:rsidR="00E9683A" w:rsidRPr="004E347A" w:rsidRDefault="00213FBC" w:rsidP="0006017B">
      <w:pPr>
        <w:rPr>
          <w:noProof/>
        </w:rPr>
      </w:pPr>
      <w:r w:rsidRPr="004E347A">
        <w:fldChar w:fldCharType="begin"/>
      </w:r>
      <w:r w:rsidRPr="004E347A">
        <w:instrText xml:space="preserve"> TOC \o "1-6" \f \h \z \t "Heading 9,1" </w:instrText>
      </w:r>
      <w:r w:rsidRPr="004E347A">
        <w:fldChar w:fldCharType="separate"/>
      </w:r>
    </w:p>
    <w:sdt>
      <w:sdtPr>
        <w:rPr>
          <w:noProof/>
        </w:rPr>
        <w:id w:val="-925804627"/>
        <w:docPartObj>
          <w:docPartGallery w:val="Table of Contents"/>
          <w:docPartUnique/>
        </w:docPartObj>
      </w:sdtPr>
      <w:sdtEndPr>
        <w:rPr>
          <w:rFonts w:asciiTheme="minorHAnsi" w:eastAsiaTheme="minorHAnsi" w:hAnsiTheme="minorHAnsi" w:cstheme="minorBidi"/>
          <w:b/>
          <w:bCs/>
          <w:color w:val="auto"/>
          <w:sz w:val="24"/>
          <w:szCs w:val="24"/>
          <w:lang w:val="id-ID"/>
        </w:rPr>
      </w:sdtEndPr>
      <w:sdtContent>
        <w:p w14:paraId="061B87BE" w14:textId="4381C4D5" w:rsidR="00E9683A" w:rsidRDefault="00E9683A">
          <w:pPr>
            <w:pStyle w:val="TOCHeading"/>
            <w:rPr>
              <w:noProof/>
            </w:rPr>
          </w:pPr>
          <w:r>
            <w:rPr>
              <w:noProof/>
            </w:rPr>
            <w:t>Contents</w:t>
          </w:r>
        </w:p>
        <w:p w14:paraId="27FA6735" w14:textId="403437B4" w:rsidR="00E9683A" w:rsidRDefault="00E9683A">
          <w:pPr>
            <w:pStyle w:val="TOC1"/>
            <w:tabs>
              <w:tab w:val="right" w:leader="dot" w:pos="7927"/>
            </w:tabs>
            <w:rPr>
              <w:rFonts w:eastAsiaTheme="minorEastAsia"/>
              <w:noProof/>
              <w:sz w:val="22"/>
              <w:szCs w:val="22"/>
              <w:lang w:val="en-ID" w:eastAsia="en-ID"/>
            </w:rPr>
          </w:pPr>
          <w:r>
            <w:rPr>
              <w:noProof/>
            </w:rPr>
            <w:fldChar w:fldCharType="begin"/>
          </w:r>
          <w:r>
            <w:rPr>
              <w:noProof/>
            </w:rPr>
            <w:instrText xml:space="preserve"> TOC \o "1-3" \h \z \u </w:instrText>
          </w:r>
          <w:r>
            <w:rPr>
              <w:noProof/>
            </w:rPr>
            <w:fldChar w:fldCharType="separate"/>
          </w:r>
          <w:hyperlink w:anchor="_Toc74879883" w:history="1">
            <w:r w:rsidRPr="00781925">
              <w:rPr>
                <w:rStyle w:val="Hyperlink"/>
                <w:noProof/>
              </w:rPr>
              <w:t>LEMBAR PENGESAHAN</w:t>
            </w:r>
            <w:r>
              <w:rPr>
                <w:noProof/>
                <w:webHidden/>
              </w:rPr>
              <w:tab/>
            </w:r>
            <w:r>
              <w:rPr>
                <w:noProof/>
                <w:webHidden/>
              </w:rPr>
              <w:fldChar w:fldCharType="begin"/>
            </w:r>
            <w:r>
              <w:rPr>
                <w:noProof/>
                <w:webHidden/>
              </w:rPr>
              <w:instrText xml:space="preserve"> PAGEREF _Toc74879883 \h </w:instrText>
            </w:r>
            <w:r>
              <w:rPr>
                <w:noProof/>
                <w:webHidden/>
              </w:rPr>
            </w:r>
            <w:r>
              <w:rPr>
                <w:noProof/>
                <w:webHidden/>
              </w:rPr>
              <w:fldChar w:fldCharType="separate"/>
            </w:r>
            <w:r>
              <w:rPr>
                <w:noProof/>
                <w:webHidden/>
              </w:rPr>
              <w:t>i</w:t>
            </w:r>
            <w:r>
              <w:rPr>
                <w:noProof/>
                <w:webHidden/>
              </w:rPr>
              <w:fldChar w:fldCharType="end"/>
            </w:r>
          </w:hyperlink>
        </w:p>
        <w:p w14:paraId="4C562B74" w14:textId="60BE7C00" w:rsidR="00E9683A" w:rsidRDefault="00E9683A">
          <w:pPr>
            <w:pStyle w:val="TOC1"/>
            <w:tabs>
              <w:tab w:val="right" w:leader="dot" w:pos="7927"/>
            </w:tabs>
            <w:rPr>
              <w:rFonts w:eastAsiaTheme="minorEastAsia"/>
              <w:noProof/>
              <w:sz w:val="22"/>
              <w:szCs w:val="22"/>
              <w:lang w:val="en-ID" w:eastAsia="en-ID"/>
            </w:rPr>
          </w:pPr>
          <w:hyperlink w:anchor="_Toc74879884" w:history="1">
            <w:r w:rsidRPr="00781925">
              <w:rPr>
                <w:rStyle w:val="Hyperlink"/>
                <w:noProof/>
              </w:rPr>
              <w:t>PERNYATAAN ORISINALITAS LAPORAN PENELITIAN</w:t>
            </w:r>
            <w:r>
              <w:rPr>
                <w:noProof/>
                <w:webHidden/>
              </w:rPr>
              <w:tab/>
            </w:r>
            <w:r>
              <w:rPr>
                <w:noProof/>
                <w:webHidden/>
              </w:rPr>
              <w:fldChar w:fldCharType="begin"/>
            </w:r>
            <w:r>
              <w:rPr>
                <w:noProof/>
                <w:webHidden/>
              </w:rPr>
              <w:instrText xml:space="preserve"> PAGEREF _Toc74879884 \h </w:instrText>
            </w:r>
            <w:r>
              <w:rPr>
                <w:noProof/>
                <w:webHidden/>
              </w:rPr>
            </w:r>
            <w:r>
              <w:rPr>
                <w:noProof/>
                <w:webHidden/>
              </w:rPr>
              <w:fldChar w:fldCharType="separate"/>
            </w:r>
            <w:r>
              <w:rPr>
                <w:noProof/>
                <w:webHidden/>
              </w:rPr>
              <w:t>ii</w:t>
            </w:r>
            <w:r>
              <w:rPr>
                <w:noProof/>
                <w:webHidden/>
              </w:rPr>
              <w:fldChar w:fldCharType="end"/>
            </w:r>
          </w:hyperlink>
        </w:p>
        <w:p w14:paraId="20CDDAC2" w14:textId="7484DF9E" w:rsidR="00E9683A" w:rsidRDefault="00E9683A">
          <w:pPr>
            <w:pStyle w:val="TOC1"/>
            <w:tabs>
              <w:tab w:val="right" w:leader="dot" w:pos="7927"/>
            </w:tabs>
            <w:rPr>
              <w:rFonts w:eastAsiaTheme="minorEastAsia"/>
              <w:noProof/>
              <w:sz w:val="22"/>
              <w:szCs w:val="22"/>
              <w:lang w:val="en-ID" w:eastAsia="en-ID"/>
            </w:rPr>
          </w:pPr>
          <w:hyperlink w:anchor="_Toc74879885" w:history="1">
            <w:r w:rsidRPr="00781925">
              <w:rPr>
                <w:rStyle w:val="Hyperlink"/>
                <w:noProof/>
              </w:rPr>
              <w:t>PERNYATAAN PUBLIKASI LAPORAN PENELITIAN</w:t>
            </w:r>
            <w:r>
              <w:rPr>
                <w:noProof/>
                <w:webHidden/>
              </w:rPr>
              <w:tab/>
            </w:r>
            <w:r>
              <w:rPr>
                <w:noProof/>
                <w:webHidden/>
              </w:rPr>
              <w:fldChar w:fldCharType="begin"/>
            </w:r>
            <w:r>
              <w:rPr>
                <w:noProof/>
                <w:webHidden/>
              </w:rPr>
              <w:instrText xml:space="preserve"> PAGEREF _Toc74879885 \h </w:instrText>
            </w:r>
            <w:r>
              <w:rPr>
                <w:noProof/>
                <w:webHidden/>
              </w:rPr>
            </w:r>
            <w:r>
              <w:rPr>
                <w:noProof/>
                <w:webHidden/>
              </w:rPr>
              <w:fldChar w:fldCharType="separate"/>
            </w:r>
            <w:r>
              <w:rPr>
                <w:noProof/>
                <w:webHidden/>
              </w:rPr>
              <w:t>iii</w:t>
            </w:r>
            <w:r>
              <w:rPr>
                <w:noProof/>
                <w:webHidden/>
              </w:rPr>
              <w:fldChar w:fldCharType="end"/>
            </w:r>
          </w:hyperlink>
        </w:p>
        <w:p w14:paraId="144E013F" w14:textId="5BD37B74" w:rsidR="00E9683A" w:rsidRDefault="00E9683A">
          <w:pPr>
            <w:pStyle w:val="TOC1"/>
            <w:tabs>
              <w:tab w:val="right" w:leader="dot" w:pos="7927"/>
            </w:tabs>
            <w:rPr>
              <w:rFonts w:eastAsiaTheme="minorEastAsia"/>
              <w:noProof/>
              <w:sz w:val="22"/>
              <w:szCs w:val="22"/>
              <w:lang w:val="en-ID" w:eastAsia="en-ID"/>
            </w:rPr>
          </w:pPr>
          <w:hyperlink w:anchor="_Toc74879886" w:history="1">
            <w:r w:rsidRPr="00781925">
              <w:rPr>
                <w:rStyle w:val="Hyperlink"/>
                <w:noProof/>
              </w:rPr>
              <w:t>PRAKATA</w:t>
            </w:r>
            <w:r>
              <w:rPr>
                <w:noProof/>
                <w:webHidden/>
              </w:rPr>
              <w:tab/>
            </w:r>
            <w:r>
              <w:rPr>
                <w:noProof/>
                <w:webHidden/>
              </w:rPr>
              <w:fldChar w:fldCharType="begin"/>
            </w:r>
            <w:r>
              <w:rPr>
                <w:noProof/>
                <w:webHidden/>
              </w:rPr>
              <w:instrText xml:space="preserve"> PAGEREF _Toc74879886 \h </w:instrText>
            </w:r>
            <w:r>
              <w:rPr>
                <w:noProof/>
                <w:webHidden/>
              </w:rPr>
            </w:r>
            <w:r>
              <w:rPr>
                <w:noProof/>
                <w:webHidden/>
              </w:rPr>
              <w:fldChar w:fldCharType="separate"/>
            </w:r>
            <w:r>
              <w:rPr>
                <w:noProof/>
                <w:webHidden/>
              </w:rPr>
              <w:t>iv</w:t>
            </w:r>
            <w:r>
              <w:rPr>
                <w:noProof/>
                <w:webHidden/>
              </w:rPr>
              <w:fldChar w:fldCharType="end"/>
            </w:r>
          </w:hyperlink>
        </w:p>
        <w:p w14:paraId="0F928D48" w14:textId="74E0ED4A" w:rsidR="00E9683A" w:rsidRDefault="00E9683A">
          <w:pPr>
            <w:pStyle w:val="TOC1"/>
            <w:tabs>
              <w:tab w:val="right" w:leader="dot" w:pos="7927"/>
            </w:tabs>
            <w:rPr>
              <w:rFonts w:eastAsiaTheme="minorEastAsia"/>
              <w:noProof/>
              <w:sz w:val="22"/>
              <w:szCs w:val="22"/>
              <w:lang w:val="en-ID" w:eastAsia="en-ID"/>
            </w:rPr>
          </w:pPr>
          <w:hyperlink w:anchor="_Toc74879887" w:history="1">
            <w:r w:rsidRPr="00781925">
              <w:rPr>
                <w:rStyle w:val="Hyperlink"/>
                <w:noProof/>
              </w:rPr>
              <w:t>ABSTRAK</w:t>
            </w:r>
            <w:r>
              <w:rPr>
                <w:noProof/>
                <w:webHidden/>
              </w:rPr>
              <w:tab/>
            </w:r>
            <w:r>
              <w:rPr>
                <w:noProof/>
                <w:webHidden/>
              </w:rPr>
              <w:fldChar w:fldCharType="begin"/>
            </w:r>
            <w:r>
              <w:rPr>
                <w:noProof/>
                <w:webHidden/>
              </w:rPr>
              <w:instrText xml:space="preserve"> PAGEREF _Toc74879887 \h </w:instrText>
            </w:r>
            <w:r>
              <w:rPr>
                <w:noProof/>
                <w:webHidden/>
              </w:rPr>
            </w:r>
            <w:r>
              <w:rPr>
                <w:noProof/>
                <w:webHidden/>
              </w:rPr>
              <w:fldChar w:fldCharType="separate"/>
            </w:r>
            <w:r>
              <w:rPr>
                <w:noProof/>
                <w:webHidden/>
              </w:rPr>
              <w:t>v</w:t>
            </w:r>
            <w:r>
              <w:rPr>
                <w:noProof/>
                <w:webHidden/>
              </w:rPr>
              <w:fldChar w:fldCharType="end"/>
            </w:r>
          </w:hyperlink>
        </w:p>
        <w:p w14:paraId="0442A9E6" w14:textId="29A01244" w:rsidR="00E9683A" w:rsidRDefault="00E9683A">
          <w:pPr>
            <w:pStyle w:val="TOC1"/>
            <w:tabs>
              <w:tab w:val="right" w:leader="dot" w:pos="7927"/>
            </w:tabs>
            <w:rPr>
              <w:rFonts w:eastAsiaTheme="minorEastAsia"/>
              <w:noProof/>
              <w:sz w:val="22"/>
              <w:szCs w:val="22"/>
              <w:lang w:val="en-ID" w:eastAsia="en-ID"/>
            </w:rPr>
          </w:pPr>
          <w:hyperlink w:anchor="_Toc74879888" w:history="1">
            <w:r w:rsidRPr="00781925">
              <w:rPr>
                <w:rStyle w:val="Hyperlink"/>
                <w:noProof/>
              </w:rPr>
              <w:t>ABSTRACT</w:t>
            </w:r>
            <w:r>
              <w:rPr>
                <w:noProof/>
                <w:webHidden/>
              </w:rPr>
              <w:tab/>
            </w:r>
            <w:r>
              <w:rPr>
                <w:noProof/>
                <w:webHidden/>
              </w:rPr>
              <w:fldChar w:fldCharType="begin"/>
            </w:r>
            <w:r>
              <w:rPr>
                <w:noProof/>
                <w:webHidden/>
              </w:rPr>
              <w:instrText xml:space="preserve"> PAGEREF _Toc74879888 \h </w:instrText>
            </w:r>
            <w:r>
              <w:rPr>
                <w:noProof/>
                <w:webHidden/>
              </w:rPr>
            </w:r>
            <w:r>
              <w:rPr>
                <w:noProof/>
                <w:webHidden/>
              </w:rPr>
              <w:fldChar w:fldCharType="separate"/>
            </w:r>
            <w:r>
              <w:rPr>
                <w:noProof/>
                <w:webHidden/>
              </w:rPr>
              <w:t>vi</w:t>
            </w:r>
            <w:r>
              <w:rPr>
                <w:noProof/>
                <w:webHidden/>
              </w:rPr>
              <w:fldChar w:fldCharType="end"/>
            </w:r>
          </w:hyperlink>
        </w:p>
        <w:p w14:paraId="0C7C8C83" w14:textId="24739285" w:rsidR="00E9683A" w:rsidRDefault="00E9683A">
          <w:pPr>
            <w:pStyle w:val="TOC1"/>
            <w:tabs>
              <w:tab w:val="right" w:leader="dot" w:pos="7927"/>
            </w:tabs>
            <w:rPr>
              <w:rFonts w:eastAsiaTheme="minorEastAsia"/>
              <w:noProof/>
              <w:sz w:val="22"/>
              <w:szCs w:val="22"/>
              <w:lang w:val="en-ID" w:eastAsia="en-ID"/>
            </w:rPr>
          </w:pPr>
          <w:hyperlink w:anchor="_Toc74879889" w:history="1">
            <w:r w:rsidRPr="00781925">
              <w:rPr>
                <w:rStyle w:val="Hyperlink"/>
                <w:noProof/>
              </w:rPr>
              <w:t>DAFT</w:t>
            </w:r>
            <w:r w:rsidRPr="00781925">
              <w:rPr>
                <w:rStyle w:val="Hyperlink"/>
                <w:noProof/>
              </w:rPr>
              <w:t>A</w:t>
            </w:r>
            <w:r w:rsidRPr="00781925">
              <w:rPr>
                <w:rStyle w:val="Hyperlink"/>
                <w:noProof/>
              </w:rPr>
              <w:t>R ISI</w:t>
            </w:r>
            <w:r>
              <w:rPr>
                <w:noProof/>
                <w:webHidden/>
              </w:rPr>
              <w:tab/>
            </w:r>
            <w:r>
              <w:rPr>
                <w:noProof/>
                <w:webHidden/>
              </w:rPr>
              <w:fldChar w:fldCharType="begin"/>
            </w:r>
            <w:r>
              <w:rPr>
                <w:noProof/>
                <w:webHidden/>
              </w:rPr>
              <w:instrText xml:space="preserve"> PAGEREF _Toc74879889 \h </w:instrText>
            </w:r>
            <w:r>
              <w:rPr>
                <w:noProof/>
                <w:webHidden/>
              </w:rPr>
            </w:r>
            <w:r>
              <w:rPr>
                <w:noProof/>
                <w:webHidden/>
              </w:rPr>
              <w:fldChar w:fldCharType="separate"/>
            </w:r>
            <w:r>
              <w:rPr>
                <w:noProof/>
                <w:webHidden/>
              </w:rPr>
              <w:t>vii</w:t>
            </w:r>
            <w:r>
              <w:rPr>
                <w:noProof/>
                <w:webHidden/>
              </w:rPr>
              <w:fldChar w:fldCharType="end"/>
            </w:r>
          </w:hyperlink>
        </w:p>
        <w:p w14:paraId="21273AA9" w14:textId="305EBACB" w:rsidR="00E9683A" w:rsidRDefault="00E9683A">
          <w:pPr>
            <w:pStyle w:val="TOC1"/>
            <w:tabs>
              <w:tab w:val="right" w:leader="dot" w:pos="7927"/>
            </w:tabs>
            <w:rPr>
              <w:rFonts w:eastAsiaTheme="minorEastAsia"/>
              <w:noProof/>
              <w:sz w:val="22"/>
              <w:szCs w:val="22"/>
              <w:lang w:val="en-ID" w:eastAsia="en-ID"/>
            </w:rPr>
          </w:pPr>
          <w:hyperlink w:anchor="_Toc74879890" w:history="1">
            <w:r w:rsidRPr="00781925">
              <w:rPr>
                <w:rStyle w:val="Hyperlink"/>
                <w:noProof/>
              </w:rPr>
              <w:t>DAFTA</w:t>
            </w:r>
            <w:r w:rsidRPr="00781925">
              <w:rPr>
                <w:rStyle w:val="Hyperlink"/>
                <w:noProof/>
              </w:rPr>
              <w:t>R</w:t>
            </w:r>
            <w:r w:rsidRPr="00781925">
              <w:rPr>
                <w:rStyle w:val="Hyperlink"/>
                <w:noProof/>
              </w:rPr>
              <w:t xml:space="preserve"> GAMBAR</w:t>
            </w:r>
            <w:r>
              <w:rPr>
                <w:noProof/>
                <w:webHidden/>
              </w:rPr>
              <w:tab/>
            </w:r>
            <w:r>
              <w:rPr>
                <w:noProof/>
                <w:webHidden/>
              </w:rPr>
              <w:fldChar w:fldCharType="begin"/>
            </w:r>
            <w:r>
              <w:rPr>
                <w:noProof/>
                <w:webHidden/>
              </w:rPr>
              <w:instrText xml:space="preserve"> PAGEREF _Toc74879890 \h </w:instrText>
            </w:r>
            <w:r>
              <w:rPr>
                <w:noProof/>
                <w:webHidden/>
              </w:rPr>
            </w:r>
            <w:r>
              <w:rPr>
                <w:noProof/>
                <w:webHidden/>
              </w:rPr>
              <w:fldChar w:fldCharType="separate"/>
            </w:r>
            <w:r>
              <w:rPr>
                <w:noProof/>
                <w:webHidden/>
              </w:rPr>
              <w:t>xi</w:t>
            </w:r>
            <w:r>
              <w:rPr>
                <w:noProof/>
                <w:webHidden/>
              </w:rPr>
              <w:fldChar w:fldCharType="end"/>
            </w:r>
          </w:hyperlink>
        </w:p>
        <w:p w14:paraId="79021A4A" w14:textId="1621AECA" w:rsidR="00E9683A" w:rsidRDefault="00E9683A">
          <w:pPr>
            <w:pStyle w:val="TOC1"/>
            <w:tabs>
              <w:tab w:val="right" w:leader="dot" w:pos="7927"/>
            </w:tabs>
            <w:rPr>
              <w:rFonts w:eastAsiaTheme="minorEastAsia"/>
              <w:noProof/>
              <w:sz w:val="22"/>
              <w:szCs w:val="22"/>
              <w:lang w:val="en-ID" w:eastAsia="en-ID"/>
            </w:rPr>
          </w:pPr>
          <w:hyperlink w:anchor="_Toc74879891" w:history="1">
            <w:r w:rsidRPr="00781925">
              <w:rPr>
                <w:rStyle w:val="Hyperlink"/>
                <w:noProof/>
              </w:rPr>
              <w:t>DAFTAR TABEL</w:t>
            </w:r>
            <w:r>
              <w:rPr>
                <w:noProof/>
                <w:webHidden/>
              </w:rPr>
              <w:tab/>
            </w:r>
            <w:r>
              <w:rPr>
                <w:noProof/>
                <w:webHidden/>
              </w:rPr>
              <w:fldChar w:fldCharType="begin"/>
            </w:r>
            <w:r>
              <w:rPr>
                <w:noProof/>
                <w:webHidden/>
              </w:rPr>
              <w:instrText xml:space="preserve"> PAGEREF _Toc74879891 \h </w:instrText>
            </w:r>
            <w:r>
              <w:rPr>
                <w:noProof/>
                <w:webHidden/>
              </w:rPr>
            </w:r>
            <w:r>
              <w:rPr>
                <w:noProof/>
                <w:webHidden/>
              </w:rPr>
              <w:fldChar w:fldCharType="separate"/>
            </w:r>
            <w:r>
              <w:rPr>
                <w:noProof/>
                <w:webHidden/>
              </w:rPr>
              <w:t>xiv</w:t>
            </w:r>
            <w:r>
              <w:rPr>
                <w:noProof/>
                <w:webHidden/>
              </w:rPr>
              <w:fldChar w:fldCharType="end"/>
            </w:r>
          </w:hyperlink>
        </w:p>
        <w:p w14:paraId="60B7923A" w14:textId="6B5915E4" w:rsidR="00E9683A" w:rsidRDefault="00E9683A">
          <w:pPr>
            <w:pStyle w:val="TOC1"/>
            <w:tabs>
              <w:tab w:val="right" w:leader="dot" w:pos="7927"/>
            </w:tabs>
            <w:rPr>
              <w:rFonts w:eastAsiaTheme="minorEastAsia"/>
              <w:noProof/>
              <w:sz w:val="22"/>
              <w:szCs w:val="22"/>
              <w:lang w:val="en-ID" w:eastAsia="en-ID"/>
            </w:rPr>
          </w:pPr>
          <w:hyperlink w:anchor="_Toc74879892" w:history="1">
            <w:r w:rsidRPr="00781925">
              <w:rPr>
                <w:rStyle w:val="Hyperlink"/>
                <w:noProof/>
              </w:rPr>
              <w:t>DAFTAR NOTASI/ LAMBANG</w:t>
            </w:r>
            <w:r>
              <w:rPr>
                <w:noProof/>
                <w:webHidden/>
              </w:rPr>
              <w:tab/>
            </w:r>
            <w:r>
              <w:rPr>
                <w:noProof/>
                <w:webHidden/>
              </w:rPr>
              <w:fldChar w:fldCharType="begin"/>
            </w:r>
            <w:r>
              <w:rPr>
                <w:noProof/>
                <w:webHidden/>
              </w:rPr>
              <w:instrText xml:space="preserve"> PAGEREF _Toc74879892 \h </w:instrText>
            </w:r>
            <w:r>
              <w:rPr>
                <w:noProof/>
                <w:webHidden/>
              </w:rPr>
            </w:r>
            <w:r>
              <w:rPr>
                <w:noProof/>
                <w:webHidden/>
              </w:rPr>
              <w:fldChar w:fldCharType="separate"/>
            </w:r>
            <w:r>
              <w:rPr>
                <w:noProof/>
                <w:webHidden/>
              </w:rPr>
              <w:t>xv</w:t>
            </w:r>
            <w:r>
              <w:rPr>
                <w:noProof/>
                <w:webHidden/>
              </w:rPr>
              <w:fldChar w:fldCharType="end"/>
            </w:r>
          </w:hyperlink>
        </w:p>
        <w:p w14:paraId="7D7192F5" w14:textId="33A0851B" w:rsidR="00E9683A" w:rsidRDefault="00E9683A">
          <w:pPr>
            <w:pStyle w:val="TOC1"/>
            <w:tabs>
              <w:tab w:val="right" w:leader="dot" w:pos="7927"/>
            </w:tabs>
            <w:rPr>
              <w:rFonts w:eastAsiaTheme="minorEastAsia"/>
              <w:noProof/>
              <w:sz w:val="22"/>
              <w:szCs w:val="22"/>
              <w:lang w:val="en-ID" w:eastAsia="en-ID"/>
            </w:rPr>
          </w:pPr>
          <w:hyperlink w:anchor="_Toc74879893" w:history="1">
            <w:r w:rsidRPr="00781925">
              <w:rPr>
                <w:rStyle w:val="Hyperlink"/>
                <w:noProof/>
              </w:rPr>
              <w:t>DAFTAR SINGKATAN</w:t>
            </w:r>
            <w:r>
              <w:rPr>
                <w:noProof/>
                <w:webHidden/>
              </w:rPr>
              <w:tab/>
            </w:r>
            <w:r>
              <w:rPr>
                <w:noProof/>
                <w:webHidden/>
              </w:rPr>
              <w:fldChar w:fldCharType="begin"/>
            </w:r>
            <w:r>
              <w:rPr>
                <w:noProof/>
                <w:webHidden/>
              </w:rPr>
              <w:instrText xml:space="preserve"> PAGEREF _Toc74879893 \h </w:instrText>
            </w:r>
            <w:r>
              <w:rPr>
                <w:noProof/>
                <w:webHidden/>
              </w:rPr>
            </w:r>
            <w:r>
              <w:rPr>
                <w:noProof/>
                <w:webHidden/>
              </w:rPr>
              <w:fldChar w:fldCharType="separate"/>
            </w:r>
            <w:r>
              <w:rPr>
                <w:noProof/>
                <w:webHidden/>
              </w:rPr>
              <w:t>xvii</w:t>
            </w:r>
            <w:r>
              <w:rPr>
                <w:noProof/>
                <w:webHidden/>
              </w:rPr>
              <w:fldChar w:fldCharType="end"/>
            </w:r>
          </w:hyperlink>
        </w:p>
        <w:p w14:paraId="091FC3AF" w14:textId="370D80A9" w:rsidR="00E9683A" w:rsidRDefault="00E9683A">
          <w:pPr>
            <w:pStyle w:val="TOC1"/>
            <w:tabs>
              <w:tab w:val="right" w:leader="dot" w:pos="7927"/>
            </w:tabs>
            <w:rPr>
              <w:rFonts w:eastAsiaTheme="minorEastAsia"/>
              <w:noProof/>
              <w:sz w:val="22"/>
              <w:szCs w:val="22"/>
              <w:lang w:val="en-ID" w:eastAsia="en-ID"/>
            </w:rPr>
          </w:pPr>
          <w:hyperlink w:anchor="_Toc74879894" w:history="1">
            <w:r w:rsidRPr="00781925">
              <w:rPr>
                <w:rStyle w:val="Hyperlink"/>
                <w:noProof/>
              </w:rPr>
              <w:t>BAB 1 PENDAHULUAN</w:t>
            </w:r>
            <w:r>
              <w:rPr>
                <w:noProof/>
                <w:webHidden/>
              </w:rPr>
              <w:tab/>
            </w:r>
            <w:r>
              <w:rPr>
                <w:noProof/>
                <w:webHidden/>
              </w:rPr>
              <w:fldChar w:fldCharType="begin"/>
            </w:r>
            <w:r>
              <w:rPr>
                <w:noProof/>
                <w:webHidden/>
              </w:rPr>
              <w:instrText xml:space="preserve"> PAGEREF _Toc74879894 \h </w:instrText>
            </w:r>
            <w:r>
              <w:rPr>
                <w:noProof/>
                <w:webHidden/>
              </w:rPr>
            </w:r>
            <w:r>
              <w:rPr>
                <w:noProof/>
                <w:webHidden/>
              </w:rPr>
              <w:fldChar w:fldCharType="separate"/>
            </w:r>
            <w:r>
              <w:rPr>
                <w:noProof/>
                <w:webHidden/>
              </w:rPr>
              <w:t>18</w:t>
            </w:r>
            <w:r>
              <w:rPr>
                <w:noProof/>
                <w:webHidden/>
              </w:rPr>
              <w:fldChar w:fldCharType="end"/>
            </w:r>
          </w:hyperlink>
        </w:p>
        <w:p w14:paraId="22A2BBA9" w14:textId="52D892AF" w:rsidR="00E9683A" w:rsidRDefault="00E9683A">
          <w:pPr>
            <w:pStyle w:val="TOC2"/>
            <w:tabs>
              <w:tab w:val="right" w:leader="dot" w:pos="7927"/>
            </w:tabs>
            <w:rPr>
              <w:rFonts w:eastAsiaTheme="minorEastAsia"/>
              <w:noProof/>
              <w:sz w:val="22"/>
              <w:szCs w:val="22"/>
              <w:lang w:val="en-ID" w:eastAsia="en-ID"/>
            </w:rPr>
          </w:pPr>
          <w:hyperlink w:anchor="_Toc74879895" w:history="1">
            <w:r w:rsidRPr="00781925">
              <w:rPr>
                <w:rStyle w:val="Hyperlink"/>
                <w:noProof/>
              </w:rPr>
              <w:t xml:space="preserve">1.1 Latar Belakang </w:t>
            </w:r>
            <w:r>
              <w:rPr>
                <w:noProof/>
                <w:webHidden/>
              </w:rPr>
              <w:tab/>
            </w:r>
            <w:r>
              <w:rPr>
                <w:noProof/>
                <w:webHidden/>
              </w:rPr>
              <w:fldChar w:fldCharType="begin"/>
            </w:r>
            <w:r>
              <w:rPr>
                <w:noProof/>
                <w:webHidden/>
              </w:rPr>
              <w:instrText xml:space="preserve"> PAGEREF _Toc74879895 \h </w:instrText>
            </w:r>
            <w:r>
              <w:rPr>
                <w:noProof/>
                <w:webHidden/>
              </w:rPr>
            </w:r>
            <w:r>
              <w:rPr>
                <w:noProof/>
                <w:webHidden/>
              </w:rPr>
              <w:fldChar w:fldCharType="separate"/>
            </w:r>
            <w:r>
              <w:rPr>
                <w:noProof/>
                <w:webHidden/>
              </w:rPr>
              <w:t>18</w:t>
            </w:r>
            <w:r>
              <w:rPr>
                <w:noProof/>
                <w:webHidden/>
              </w:rPr>
              <w:fldChar w:fldCharType="end"/>
            </w:r>
          </w:hyperlink>
        </w:p>
        <w:p w14:paraId="580606E1" w14:textId="25AFBDC1" w:rsidR="00E9683A" w:rsidRDefault="00E9683A">
          <w:pPr>
            <w:pStyle w:val="TOC2"/>
            <w:tabs>
              <w:tab w:val="right" w:leader="dot" w:pos="7927"/>
            </w:tabs>
            <w:rPr>
              <w:rFonts w:eastAsiaTheme="minorEastAsia"/>
              <w:noProof/>
              <w:sz w:val="22"/>
              <w:szCs w:val="22"/>
              <w:lang w:val="en-ID" w:eastAsia="en-ID"/>
            </w:rPr>
          </w:pPr>
          <w:hyperlink w:anchor="_Toc74879896" w:history="1">
            <w:r w:rsidRPr="00781925">
              <w:rPr>
                <w:rStyle w:val="Hyperlink"/>
                <w:noProof/>
              </w:rPr>
              <w:t>1.2 Rumusan Masalah</w:t>
            </w:r>
            <w:r>
              <w:rPr>
                <w:noProof/>
                <w:webHidden/>
              </w:rPr>
              <w:tab/>
            </w:r>
            <w:r>
              <w:rPr>
                <w:noProof/>
                <w:webHidden/>
              </w:rPr>
              <w:fldChar w:fldCharType="begin"/>
            </w:r>
            <w:r>
              <w:rPr>
                <w:noProof/>
                <w:webHidden/>
              </w:rPr>
              <w:instrText xml:space="preserve"> PAGEREF _Toc74879896 \h </w:instrText>
            </w:r>
            <w:r>
              <w:rPr>
                <w:noProof/>
                <w:webHidden/>
              </w:rPr>
            </w:r>
            <w:r>
              <w:rPr>
                <w:noProof/>
                <w:webHidden/>
              </w:rPr>
              <w:fldChar w:fldCharType="separate"/>
            </w:r>
            <w:r>
              <w:rPr>
                <w:noProof/>
                <w:webHidden/>
              </w:rPr>
              <w:t>22</w:t>
            </w:r>
            <w:r>
              <w:rPr>
                <w:noProof/>
                <w:webHidden/>
              </w:rPr>
              <w:fldChar w:fldCharType="end"/>
            </w:r>
          </w:hyperlink>
        </w:p>
        <w:p w14:paraId="7A42C053" w14:textId="0476BFF2" w:rsidR="00E9683A" w:rsidRDefault="00E9683A">
          <w:pPr>
            <w:pStyle w:val="TOC2"/>
            <w:tabs>
              <w:tab w:val="right" w:leader="dot" w:pos="7927"/>
            </w:tabs>
            <w:rPr>
              <w:rFonts w:eastAsiaTheme="minorEastAsia"/>
              <w:noProof/>
              <w:sz w:val="22"/>
              <w:szCs w:val="22"/>
              <w:lang w:val="en-ID" w:eastAsia="en-ID"/>
            </w:rPr>
          </w:pPr>
          <w:hyperlink w:anchor="_Toc74879897" w:history="1">
            <w:r w:rsidRPr="00781925">
              <w:rPr>
                <w:rStyle w:val="Hyperlink"/>
                <w:noProof/>
              </w:rPr>
              <w:t>1.3 Tujuan Pembahasan</w:t>
            </w:r>
            <w:r>
              <w:rPr>
                <w:noProof/>
                <w:webHidden/>
              </w:rPr>
              <w:tab/>
            </w:r>
            <w:r>
              <w:rPr>
                <w:noProof/>
                <w:webHidden/>
              </w:rPr>
              <w:fldChar w:fldCharType="begin"/>
            </w:r>
            <w:r>
              <w:rPr>
                <w:noProof/>
                <w:webHidden/>
              </w:rPr>
              <w:instrText xml:space="preserve"> PAGEREF _Toc74879897 \h </w:instrText>
            </w:r>
            <w:r>
              <w:rPr>
                <w:noProof/>
                <w:webHidden/>
              </w:rPr>
            </w:r>
            <w:r>
              <w:rPr>
                <w:noProof/>
                <w:webHidden/>
              </w:rPr>
              <w:fldChar w:fldCharType="separate"/>
            </w:r>
            <w:r>
              <w:rPr>
                <w:noProof/>
                <w:webHidden/>
              </w:rPr>
              <w:t>22</w:t>
            </w:r>
            <w:r>
              <w:rPr>
                <w:noProof/>
                <w:webHidden/>
              </w:rPr>
              <w:fldChar w:fldCharType="end"/>
            </w:r>
          </w:hyperlink>
        </w:p>
        <w:p w14:paraId="6DD92124" w14:textId="6FAE8A66" w:rsidR="00E9683A" w:rsidRDefault="00E9683A">
          <w:pPr>
            <w:pStyle w:val="TOC2"/>
            <w:tabs>
              <w:tab w:val="right" w:leader="dot" w:pos="7927"/>
            </w:tabs>
            <w:rPr>
              <w:rFonts w:eastAsiaTheme="minorEastAsia"/>
              <w:noProof/>
              <w:sz w:val="22"/>
              <w:szCs w:val="22"/>
              <w:lang w:val="en-ID" w:eastAsia="en-ID"/>
            </w:rPr>
          </w:pPr>
          <w:hyperlink w:anchor="_Toc74879898" w:history="1">
            <w:r w:rsidRPr="00781925">
              <w:rPr>
                <w:rStyle w:val="Hyperlink"/>
                <w:noProof/>
              </w:rPr>
              <w:t>1.4 Ruang Lingkup</w:t>
            </w:r>
            <w:r>
              <w:rPr>
                <w:noProof/>
                <w:webHidden/>
              </w:rPr>
              <w:tab/>
            </w:r>
            <w:r>
              <w:rPr>
                <w:noProof/>
                <w:webHidden/>
              </w:rPr>
              <w:fldChar w:fldCharType="begin"/>
            </w:r>
            <w:r>
              <w:rPr>
                <w:noProof/>
                <w:webHidden/>
              </w:rPr>
              <w:instrText xml:space="preserve"> PAGEREF _Toc74879898 \h </w:instrText>
            </w:r>
            <w:r>
              <w:rPr>
                <w:noProof/>
                <w:webHidden/>
              </w:rPr>
            </w:r>
            <w:r>
              <w:rPr>
                <w:noProof/>
                <w:webHidden/>
              </w:rPr>
              <w:fldChar w:fldCharType="separate"/>
            </w:r>
            <w:r>
              <w:rPr>
                <w:noProof/>
                <w:webHidden/>
              </w:rPr>
              <w:t>22</w:t>
            </w:r>
            <w:r>
              <w:rPr>
                <w:noProof/>
                <w:webHidden/>
              </w:rPr>
              <w:fldChar w:fldCharType="end"/>
            </w:r>
          </w:hyperlink>
        </w:p>
        <w:p w14:paraId="3DD95EFC" w14:textId="2967716B" w:rsidR="00E9683A" w:rsidRDefault="00E9683A">
          <w:pPr>
            <w:pStyle w:val="TOC2"/>
            <w:tabs>
              <w:tab w:val="right" w:leader="dot" w:pos="7927"/>
            </w:tabs>
            <w:rPr>
              <w:rFonts w:eastAsiaTheme="minorEastAsia"/>
              <w:noProof/>
              <w:sz w:val="22"/>
              <w:szCs w:val="22"/>
              <w:lang w:val="en-ID" w:eastAsia="en-ID"/>
            </w:rPr>
          </w:pPr>
          <w:hyperlink w:anchor="_Toc74879899" w:history="1">
            <w:r w:rsidRPr="00781925">
              <w:rPr>
                <w:rStyle w:val="Hyperlink"/>
                <w:noProof/>
              </w:rPr>
              <w:t>1.5 Sumber Data</w:t>
            </w:r>
            <w:r>
              <w:rPr>
                <w:noProof/>
                <w:webHidden/>
              </w:rPr>
              <w:tab/>
            </w:r>
            <w:r>
              <w:rPr>
                <w:noProof/>
                <w:webHidden/>
              </w:rPr>
              <w:fldChar w:fldCharType="begin"/>
            </w:r>
            <w:r>
              <w:rPr>
                <w:noProof/>
                <w:webHidden/>
              </w:rPr>
              <w:instrText xml:space="preserve"> PAGEREF _Toc74879899 \h </w:instrText>
            </w:r>
            <w:r>
              <w:rPr>
                <w:noProof/>
                <w:webHidden/>
              </w:rPr>
            </w:r>
            <w:r>
              <w:rPr>
                <w:noProof/>
                <w:webHidden/>
              </w:rPr>
              <w:fldChar w:fldCharType="separate"/>
            </w:r>
            <w:r>
              <w:rPr>
                <w:noProof/>
                <w:webHidden/>
              </w:rPr>
              <w:t>22</w:t>
            </w:r>
            <w:r>
              <w:rPr>
                <w:noProof/>
                <w:webHidden/>
              </w:rPr>
              <w:fldChar w:fldCharType="end"/>
            </w:r>
          </w:hyperlink>
        </w:p>
        <w:p w14:paraId="571DBB98" w14:textId="69D4B8F5" w:rsidR="00E9683A" w:rsidRDefault="00E9683A">
          <w:pPr>
            <w:pStyle w:val="TOC2"/>
            <w:tabs>
              <w:tab w:val="right" w:leader="dot" w:pos="7927"/>
            </w:tabs>
            <w:rPr>
              <w:rFonts w:eastAsiaTheme="minorEastAsia"/>
              <w:noProof/>
              <w:sz w:val="22"/>
              <w:szCs w:val="22"/>
              <w:lang w:val="en-ID" w:eastAsia="en-ID"/>
            </w:rPr>
          </w:pPr>
          <w:hyperlink w:anchor="_Toc74879900" w:history="1">
            <w:r w:rsidRPr="00781925">
              <w:rPr>
                <w:rStyle w:val="Hyperlink"/>
                <w:noProof/>
              </w:rPr>
              <w:t>1.6 Sistematika Penyajian</w:t>
            </w:r>
            <w:r>
              <w:rPr>
                <w:noProof/>
                <w:webHidden/>
              </w:rPr>
              <w:tab/>
            </w:r>
            <w:r>
              <w:rPr>
                <w:noProof/>
                <w:webHidden/>
              </w:rPr>
              <w:fldChar w:fldCharType="begin"/>
            </w:r>
            <w:r>
              <w:rPr>
                <w:noProof/>
                <w:webHidden/>
              </w:rPr>
              <w:instrText xml:space="preserve"> PAGEREF _Toc74879900 \h </w:instrText>
            </w:r>
            <w:r>
              <w:rPr>
                <w:noProof/>
                <w:webHidden/>
              </w:rPr>
            </w:r>
            <w:r>
              <w:rPr>
                <w:noProof/>
                <w:webHidden/>
              </w:rPr>
              <w:fldChar w:fldCharType="separate"/>
            </w:r>
            <w:r>
              <w:rPr>
                <w:noProof/>
                <w:webHidden/>
              </w:rPr>
              <w:t>23</w:t>
            </w:r>
            <w:r>
              <w:rPr>
                <w:noProof/>
                <w:webHidden/>
              </w:rPr>
              <w:fldChar w:fldCharType="end"/>
            </w:r>
          </w:hyperlink>
        </w:p>
        <w:p w14:paraId="2AB28C17" w14:textId="455C4D3B" w:rsidR="00E9683A" w:rsidRDefault="00E9683A">
          <w:pPr>
            <w:pStyle w:val="TOC1"/>
            <w:tabs>
              <w:tab w:val="right" w:leader="dot" w:pos="7927"/>
            </w:tabs>
            <w:rPr>
              <w:rFonts w:eastAsiaTheme="minorEastAsia"/>
              <w:noProof/>
              <w:sz w:val="22"/>
              <w:szCs w:val="22"/>
              <w:lang w:val="en-ID" w:eastAsia="en-ID"/>
            </w:rPr>
          </w:pPr>
          <w:hyperlink w:anchor="_Toc74879901" w:history="1">
            <w:r w:rsidRPr="00781925">
              <w:rPr>
                <w:rStyle w:val="Hyperlink"/>
                <w:noProof/>
              </w:rPr>
              <w:t>BAB 2</w:t>
            </w:r>
            <w:r w:rsidRPr="00781925">
              <w:rPr>
                <w:rStyle w:val="Hyperlink"/>
                <w:noProof/>
                <w:lang w:val="en-US"/>
              </w:rPr>
              <w:t xml:space="preserve"> KAJIAN TEORI</w:t>
            </w:r>
            <w:r>
              <w:rPr>
                <w:noProof/>
                <w:webHidden/>
              </w:rPr>
              <w:tab/>
            </w:r>
            <w:r>
              <w:rPr>
                <w:noProof/>
                <w:webHidden/>
              </w:rPr>
              <w:fldChar w:fldCharType="begin"/>
            </w:r>
            <w:r>
              <w:rPr>
                <w:noProof/>
                <w:webHidden/>
              </w:rPr>
              <w:instrText xml:space="preserve"> PAGEREF _Toc74879901 \h </w:instrText>
            </w:r>
            <w:r>
              <w:rPr>
                <w:noProof/>
                <w:webHidden/>
              </w:rPr>
            </w:r>
            <w:r>
              <w:rPr>
                <w:noProof/>
                <w:webHidden/>
              </w:rPr>
              <w:fldChar w:fldCharType="separate"/>
            </w:r>
            <w:r>
              <w:rPr>
                <w:noProof/>
                <w:webHidden/>
              </w:rPr>
              <w:t>24</w:t>
            </w:r>
            <w:r>
              <w:rPr>
                <w:noProof/>
                <w:webHidden/>
              </w:rPr>
              <w:fldChar w:fldCharType="end"/>
            </w:r>
          </w:hyperlink>
        </w:p>
        <w:p w14:paraId="1EB507FA" w14:textId="38AF842B" w:rsidR="00E9683A" w:rsidRDefault="00E9683A">
          <w:pPr>
            <w:pStyle w:val="TOC2"/>
            <w:tabs>
              <w:tab w:val="right" w:leader="dot" w:pos="7927"/>
            </w:tabs>
            <w:rPr>
              <w:rFonts w:eastAsiaTheme="minorEastAsia"/>
              <w:noProof/>
              <w:sz w:val="22"/>
              <w:szCs w:val="22"/>
              <w:lang w:val="en-ID" w:eastAsia="en-ID"/>
            </w:rPr>
          </w:pPr>
          <w:hyperlink w:anchor="_Toc74879902" w:history="1">
            <w:r w:rsidRPr="00781925">
              <w:rPr>
                <w:rStyle w:val="Hyperlink"/>
                <w:noProof/>
              </w:rPr>
              <w:t>2.1 Profil Perusahaan</w:t>
            </w:r>
            <w:r>
              <w:rPr>
                <w:noProof/>
                <w:webHidden/>
              </w:rPr>
              <w:tab/>
            </w:r>
            <w:r>
              <w:rPr>
                <w:noProof/>
                <w:webHidden/>
              </w:rPr>
              <w:fldChar w:fldCharType="begin"/>
            </w:r>
            <w:r>
              <w:rPr>
                <w:noProof/>
                <w:webHidden/>
              </w:rPr>
              <w:instrText xml:space="preserve"> PAGEREF _Toc74879902 \h </w:instrText>
            </w:r>
            <w:r>
              <w:rPr>
                <w:noProof/>
                <w:webHidden/>
              </w:rPr>
            </w:r>
            <w:r>
              <w:rPr>
                <w:noProof/>
                <w:webHidden/>
              </w:rPr>
              <w:fldChar w:fldCharType="separate"/>
            </w:r>
            <w:r>
              <w:rPr>
                <w:noProof/>
                <w:webHidden/>
              </w:rPr>
              <w:t>24</w:t>
            </w:r>
            <w:r>
              <w:rPr>
                <w:noProof/>
                <w:webHidden/>
              </w:rPr>
              <w:fldChar w:fldCharType="end"/>
            </w:r>
          </w:hyperlink>
        </w:p>
        <w:p w14:paraId="21FFCF73" w14:textId="61EF9EB5" w:rsidR="00E9683A" w:rsidRDefault="00E9683A">
          <w:pPr>
            <w:pStyle w:val="TOC2"/>
            <w:tabs>
              <w:tab w:val="right" w:leader="dot" w:pos="7927"/>
            </w:tabs>
            <w:rPr>
              <w:rFonts w:eastAsiaTheme="minorEastAsia"/>
              <w:noProof/>
              <w:sz w:val="22"/>
              <w:szCs w:val="22"/>
              <w:lang w:val="en-ID" w:eastAsia="en-ID"/>
            </w:rPr>
          </w:pPr>
          <w:hyperlink w:anchor="_Toc74879903" w:history="1">
            <w:r w:rsidRPr="00781925">
              <w:rPr>
                <w:rStyle w:val="Hyperlink"/>
                <w:noProof/>
              </w:rPr>
              <w:t>2.2 Deskripsi Pekerjaan dan Tanggung Jawab</w:t>
            </w:r>
            <w:r>
              <w:rPr>
                <w:noProof/>
                <w:webHidden/>
              </w:rPr>
              <w:tab/>
            </w:r>
            <w:r>
              <w:rPr>
                <w:noProof/>
                <w:webHidden/>
              </w:rPr>
              <w:fldChar w:fldCharType="begin"/>
            </w:r>
            <w:r>
              <w:rPr>
                <w:noProof/>
                <w:webHidden/>
              </w:rPr>
              <w:instrText xml:space="preserve"> PAGEREF _Toc74879903 \h </w:instrText>
            </w:r>
            <w:r>
              <w:rPr>
                <w:noProof/>
                <w:webHidden/>
              </w:rPr>
            </w:r>
            <w:r>
              <w:rPr>
                <w:noProof/>
                <w:webHidden/>
              </w:rPr>
              <w:fldChar w:fldCharType="separate"/>
            </w:r>
            <w:r>
              <w:rPr>
                <w:noProof/>
                <w:webHidden/>
              </w:rPr>
              <w:t>27</w:t>
            </w:r>
            <w:r>
              <w:rPr>
                <w:noProof/>
                <w:webHidden/>
              </w:rPr>
              <w:fldChar w:fldCharType="end"/>
            </w:r>
          </w:hyperlink>
        </w:p>
        <w:p w14:paraId="6DC62925" w14:textId="17CF6BBA" w:rsidR="00E9683A" w:rsidRDefault="00E9683A">
          <w:pPr>
            <w:pStyle w:val="TOC2"/>
            <w:tabs>
              <w:tab w:val="right" w:leader="dot" w:pos="7927"/>
            </w:tabs>
            <w:rPr>
              <w:rFonts w:eastAsiaTheme="minorEastAsia"/>
              <w:noProof/>
              <w:sz w:val="22"/>
              <w:szCs w:val="22"/>
              <w:lang w:val="en-ID" w:eastAsia="en-ID"/>
            </w:rPr>
          </w:pPr>
          <w:hyperlink w:anchor="_Toc74879904" w:history="1">
            <w:r w:rsidRPr="00781925">
              <w:rPr>
                <w:rStyle w:val="Hyperlink"/>
                <w:noProof/>
              </w:rPr>
              <w:t xml:space="preserve">2.3 Keterkaitan Hasil Studi/ </w:t>
            </w:r>
            <w:r w:rsidRPr="00781925">
              <w:rPr>
                <w:rStyle w:val="Hyperlink"/>
                <w:i/>
                <w:iCs/>
                <w:noProof/>
              </w:rPr>
              <w:t>Training</w:t>
            </w:r>
            <w:r w:rsidRPr="00781925">
              <w:rPr>
                <w:rStyle w:val="Hyperlink"/>
                <w:noProof/>
              </w:rPr>
              <w:t xml:space="preserve"> dengan Pekerjaan</w:t>
            </w:r>
            <w:r>
              <w:rPr>
                <w:noProof/>
                <w:webHidden/>
              </w:rPr>
              <w:tab/>
            </w:r>
            <w:r>
              <w:rPr>
                <w:noProof/>
                <w:webHidden/>
              </w:rPr>
              <w:fldChar w:fldCharType="begin"/>
            </w:r>
            <w:r>
              <w:rPr>
                <w:noProof/>
                <w:webHidden/>
              </w:rPr>
              <w:instrText xml:space="preserve"> PAGEREF _Toc74879904 \h </w:instrText>
            </w:r>
            <w:r>
              <w:rPr>
                <w:noProof/>
                <w:webHidden/>
              </w:rPr>
            </w:r>
            <w:r>
              <w:rPr>
                <w:noProof/>
                <w:webHidden/>
              </w:rPr>
              <w:fldChar w:fldCharType="separate"/>
            </w:r>
            <w:r>
              <w:rPr>
                <w:noProof/>
                <w:webHidden/>
              </w:rPr>
              <w:t>28</w:t>
            </w:r>
            <w:r>
              <w:rPr>
                <w:noProof/>
                <w:webHidden/>
              </w:rPr>
              <w:fldChar w:fldCharType="end"/>
            </w:r>
          </w:hyperlink>
        </w:p>
        <w:p w14:paraId="66255D63" w14:textId="2AB102EB" w:rsidR="00E9683A" w:rsidRDefault="00E9683A">
          <w:pPr>
            <w:pStyle w:val="TOC2"/>
            <w:tabs>
              <w:tab w:val="right" w:leader="dot" w:pos="7927"/>
            </w:tabs>
            <w:rPr>
              <w:rFonts w:eastAsiaTheme="minorEastAsia"/>
              <w:noProof/>
              <w:sz w:val="22"/>
              <w:szCs w:val="22"/>
              <w:lang w:val="en-ID" w:eastAsia="en-ID"/>
            </w:rPr>
          </w:pPr>
          <w:hyperlink w:anchor="_Toc74879905" w:history="1">
            <w:r w:rsidRPr="00781925">
              <w:rPr>
                <w:rStyle w:val="Hyperlink"/>
                <w:noProof/>
              </w:rPr>
              <w:t>2.4 Timeline Proyek</w:t>
            </w:r>
            <w:r>
              <w:rPr>
                <w:noProof/>
                <w:webHidden/>
              </w:rPr>
              <w:tab/>
            </w:r>
            <w:r>
              <w:rPr>
                <w:noProof/>
                <w:webHidden/>
              </w:rPr>
              <w:fldChar w:fldCharType="begin"/>
            </w:r>
            <w:r>
              <w:rPr>
                <w:noProof/>
                <w:webHidden/>
              </w:rPr>
              <w:instrText xml:space="preserve"> PAGEREF _Toc74879905 \h </w:instrText>
            </w:r>
            <w:r>
              <w:rPr>
                <w:noProof/>
                <w:webHidden/>
              </w:rPr>
            </w:r>
            <w:r>
              <w:rPr>
                <w:noProof/>
                <w:webHidden/>
              </w:rPr>
              <w:fldChar w:fldCharType="separate"/>
            </w:r>
            <w:r>
              <w:rPr>
                <w:noProof/>
                <w:webHidden/>
              </w:rPr>
              <w:t>28</w:t>
            </w:r>
            <w:r>
              <w:rPr>
                <w:noProof/>
                <w:webHidden/>
              </w:rPr>
              <w:fldChar w:fldCharType="end"/>
            </w:r>
          </w:hyperlink>
        </w:p>
        <w:p w14:paraId="427C7D00" w14:textId="4AAEC007" w:rsidR="00E9683A" w:rsidRDefault="00E9683A">
          <w:pPr>
            <w:pStyle w:val="TOC2"/>
            <w:tabs>
              <w:tab w:val="right" w:leader="dot" w:pos="7927"/>
            </w:tabs>
            <w:rPr>
              <w:rFonts w:eastAsiaTheme="minorEastAsia"/>
              <w:noProof/>
              <w:sz w:val="22"/>
              <w:szCs w:val="22"/>
              <w:lang w:val="en-ID" w:eastAsia="en-ID"/>
            </w:rPr>
          </w:pPr>
          <w:hyperlink w:anchor="_Toc74879906" w:history="1">
            <w:r w:rsidRPr="00781925">
              <w:rPr>
                <w:rStyle w:val="Hyperlink"/>
                <w:noProof/>
                <w:lang w:val="en-US"/>
              </w:rPr>
              <w:t>2.5 Waktu dan Tempat Penelitian</w:t>
            </w:r>
            <w:r>
              <w:rPr>
                <w:noProof/>
                <w:webHidden/>
              </w:rPr>
              <w:tab/>
            </w:r>
            <w:r>
              <w:rPr>
                <w:noProof/>
                <w:webHidden/>
              </w:rPr>
              <w:fldChar w:fldCharType="begin"/>
            </w:r>
            <w:r>
              <w:rPr>
                <w:noProof/>
                <w:webHidden/>
              </w:rPr>
              <w:instrText xml:space="preserve"> PAGEREF _Toc74879906 \h </w:instrText>
            </w:r>
            <w:r>
              <w:rPr>
                <w:noProof/>
                <w:webHidden/>
              </w:rPr>
            </w:r>
            <w:r>
              <w:rPr>
                <w:noProof/>
                <w:webHidden/>
              </w:rPr>
              <w:fldChar w:fldCharType="separate"/>
            </w:r>
            <w:r>
              <w:rPr>
                <w:noProof/>
                <w:webHidden/>
              </w:rPr>
              <w:t>29</w:t>
            </w:r>
            <w:r>
              <w:rPr>
                <w:noProof/>
                <w:webHidden/>
              </w:rPr>
              <w:fldChar w:fldCharType="end"/>
            </w:r>
          </w:hyperlink>
        </w:p>
        <w:p w14:paraId="3CD44144" w14:textId="67E75C43" w:rsidR="00E9683A" w:rsidRDefault="00E9683A">
          <w:pPr>
            <w:pStyle w:val="TOC1"/>
            <w:tabs>
              <w:tab w:val="right" w:leader="dot" w:pos="7927"/>
            </w:tabs>
            <w:rPr>
              <w:rFonts w:eastAsiaTheme="minorEastAsia"/>
              <w:noProof/>
              <w:sz w:val="22"/>
              <w:szCs w:val="22"/>
              <w:lang w:val="en-ID" w:eastAsia="en-ID"/>
            </w:rPr>
          </w:pPr>
          <w:hyperlink w:anchor="_Toc74879907" w:history="1">
            <w:r w:rsidRPr="00781925">
              <w:rPr>
                <w:rStyle w:val="Hyperlink"/>
                <w:noProof/>
              </w:rPr>
              <w:t>BAB 3</w:t>
            </w:r>
            <w:r w:rsidRPr="00781925">
              <w:rPr>
                <w:rStyle w:val="Hyperlink"/>
                <w:noProof/>
                <w:lang w:val="en-US"/>
              </w:rPr>
              <w:t xml:space="preserve"> ANALISIS DAN RANCANGAN SISTEM</w:t>
            </w:r>
            <w:r>
              <w:rPr>
                <w:noProof/>
                <w:webHidden/>
              </w:rPr>
              <w:tab/>
            </w:r>
            <w:r>
              <w:rPr>
                <w:noProof/>
                <w:webHidden/>
              </w:rPr>
              <w:fldChar w:fldCharType="begin"/>
            </w:r>
            <w:r>
              <w:rPr>
                <w:noProof/>
                <w:webHidden/>
              </w:rPr>
              <w:instrText xml:space="preserve"> PAGEREF _Toc74879907 \h </w:instrText>
            </w:r>
            <w:r>
              <w:rPr>
                <w:noProof/>
                <w:webHidden/>
              </w:rPr>
            </w:r>
            <w:r>
              <w:rPr>
                <w:noProof/>
                <w:webHidden/>
              </w:rPr>
              <w:fldChar w:fldCharType="separate"/>
            </w:r>
            <w:r>
              <w:rPr>
                <w:noProof/>
                <w:webHidden/>
              </w:rPr>
              <w:t>30</w:t>
            </w:r>
            <w:r>
              <w:rPr>
                <w:noProof/>
                <w:webHidden/>
              </w:rPr>
              <w:fldChar w:fldCharType="end"/>
            </w:r>
          </w:hyperlink>
        </w:p>
        <w:p w14:paraId="35D8A67E" w14:textId="60F21952" w:rsidR="00E9683A" w:rsidRDefault="00E9683A">
          <w:pPr>
            <w:pStyle w:val="TOC2"/>
            <w:tabs>
              <w:tab w:val="right" w:leader="dot" w:pos="7927"/>
            </w:tabs>
            <w:rPr>
              <w:rFonts w:eastAsiaTheme="minorEastAsia"/>
              <w:noProof/>
              <w:sz w:val="22"/>
              <w:szCs w:val="22"/>
              <w:lang w:val="en-ID" w:eastAsia="en-ID"/>
            </w:rPr>
          </w:pPr>
          <w:hyperlink w:anchor="_Toc74879908" w:history="1">
            <w:r w:rsidRPr="00781925">
              <w:rPr>
                <w:rStyle w:val="Hyperlink"/>
                <w:noProof/>
              </w:rPr>
              <w:t>3.1</w:t>
            </w:r>
            <w:r w:rsidRPr="00781925">
              <w:rPr>
                <w:rStyle w:val="Hyperlink"/>
                <w:noProof/>
                <w:lang w:val="en-US"/>
              </w:rPr>
              <w:t xml:space="preserve"> Gambaran Umum Sistem Scola LMS</w:t>
            </w:r>
            <w:r>
              <w:rPr>
                <w:noProof/>
                <w:webHidden/>
              </w:rPr>
              <w:tab/>
            </w:r>
            <w:r>
              <w:rPr>
                <w:noProof/>
                <w:webHidden/>
              </w:rPr>
              <w:fldChar w:fldCharType="begin"/>
            </w:r>
            <w:r>
              <w:rPr>
                <w:noProof/>
                <w:webHidden/>
              </w:rPr>
              <w:instrText xml:space="preserve"> PAGEREF _Toc74879908 \h </w:instrText>
            </w:r>
            <w:r>
              <w:rPr>
                <w:noProof/>
                <w:webHidden/>
              </w:rPr>
            </w:r>
            <w:r>
              <w:rPr>
                <w:noProof/>
                <w:webHidden/>
              </w:rPr>
              <w:fldChar w:fldCharType="separate"/>
            </w:r>
            <w:r>
              <w:rPr>
                <w:noProof/>
                <w:webHidden/>
              </w:rPr>
              <w:t>30</w:t>
            </w:r>
            <w:r>
              <w:rPr>
                <w:noProof/>
                <w:webHidden/>
              </w:rPr>
              <w:fldChar w:fldCharType="end"/>
            </w:r>
          </w:hyperlink>
        </w:p>
        <w:p w14:paraId="537812FA" w14:textId="30CF60FB" w:rsidR="00E9683A" w:rsidRDefault="00E9683A">
          <w:pPr>
            <w:pStyle w:val="TOC3"/>
            <w:tabs>
              <w:tab w:val="right" w:leader="dot" w:pos="7927"/>
            </w:tabs>
            <w:rPr>
              <w:rFonts w:eastAsiaTheme="minorEastAsia"/>
              <w:noProof/>
              <w:sz w:val="22"/>
              <w:szCs w:val="22"/>
              <w:lang w:val="en-ID" w:eastAsia="en-ID"/>
            </w:rPr>
          </w:pPr>
          <w:hyperlink w:anchor="_Toc74879909" w:history="1">
            <w:r w:rsidRPr="00781925">
              <w:rPr>
                <w:rStyle w:val="Hyperlink"/>
                <w:noProof/>
              </w:rPr>
              <w:t>3.1.1</w:t>
            </w:r>
            <w:r w:rsidRPr="00781925">
              <w:rPr>
                <w:rStyle w:val="Hyperlink"/>
                <w:noProof/>
                <w:lang w:val="en-US"/>
              </w:rPr>
              <w:t xml:space="preserve"> Cara kerja </w:t>
            </w:r>
            <w:r w:rsidRPr="00781925">
              <w:rPr>
                <w:rStyle w:val="Hyperlink"/>
                <w:i/>
                <w:iCs/>
                <w:noProof/>
                <w:lang w:val="en-US"/>
              </w:rPr>
              <w:t>Sub Sistem</w:t>
            </w:r>
            <w:r w:rsidRPr="00781925">
              <w:rPr>
                <w:rStyle w:val="Hyperlink"/>
                <w:noProof/>
                <w:lang w:val="en-US"/>
              </w:rPr>
              <w:t xml:space="preserve"> Mengelola Sistem Informasi Marketing Scola LMS</w:t>
            </w:r>
            <w:r>
              <w:rPr>
                <w:noProof/>
                <w:webHidden/>
              </w:rPr>
              <w:tab/>
            </w:r>
            <w:r>
              <w:rPr>
                <w:noProof/>
                <w:webHidden/>
              </w:rPr>
              <w:fldChar w:fldCharType="begin"/>
            </w:r>
            <w:r>
              <w:rPr>
                <w:noProof/>
                <w:webHidden/>
              </w:rPr>
              <w:instrText xml:space="preserve"> PAGEREF _Toc74879909 \h </w:instrText>
            </w:r>
            <w:r>
              <w:rPr>
                <w:noProof/>
                <w:webHidden/>
              </w:rPr>
            </w:r>
            <w:r>
              <w:rPr>
                <w:noProof/>
                <w:webHidden/>
              </w:rPr>
              <w:fldChar w:fldCharType="separate"/>
            </w:r>
            <w:r>
              <w:rPr>
                <w:noProof/>
                <w:webHidden/>
              </w:rPr>
              <w:t>31</w:t>
            </w:r>
            <w:r>
              <w:rPr>
                <w:noProof/>
                <w:webHidden/>
              </w:rPr>
              <w:fldChar w:fldCharType="end"/>
            </w:r>
          </w:hyperlink>
        </w:p>
        <w:p w14:paraId="407CED8B" w14:textId="03135D25" w:rsidR="00E9683A" w:rsidRDefault="00E9683A">
          <w:pPr>
            <w:pStyle w:val="TOC2"/>
            <w:tabs>
              <w:tab w:val="right" w:leader="dot" w:pos="7927"/>
            </w:tabs>
            <w:rPr>
              <w:rFonts w:eastAsiaTheme="minorEastAsia"/>
              <w:noProof/>
              <w:sz w:val="22"/>
              <w:szCs w:val="22"/>
              <w:lang w:val="en-ID" w:eastAsia="en-ID"/>
            </w:rPr>
          </w:pPr>
          <w:hyperlink w:anchor="_Toc74879910" w:history="1">
            <w:r w:rsidRPr="00781925">
              <w:rPr>
                <w:rStyle w:val="Hyperlink"/>
                <w:noProof/>
                <w:lang w:val="en-US"/>
              </w:rPr>
              <w:t>3.2</w:t>
            </w:r>
            <w:r w:rsidRPr="00781925">
              <w:rPr>
                <w:rStyle w:val="Hyperlink"/>
                <w:i/>
                <w:iCs/>
                <w:noProof/>
                <w:lang w:val="en-US"/>
              </w:rPr>
              <w:t xml:space="preserve"> Activity Diagram</w:t>
            </w:r>
            <w:r>
              <w:rPr>
                <w:noProof/>
                <w:webHidden/>
              </w:rPr>
              <w:tab/>
            </w:r>
            <w:r>
              <w:rPr>
                <w:noProof/>
                <w:webHidden/>
              </w:rPr>
              <w:fldChar w:fldCharType="begin"/>
            </w:r>
            <w:r>
              <w:rPr>
                <w:noProof/>
                <w:webHidden/>
              </w:rPr>
              <w:instrText xml:space="preserve"> PAGEREF _Toc74879910 \h </w:instrText>
            </w:r>
            <w:r>
              <w:rPr>
                <w:noProof/>
                <w:webHidden/>
              </w:rPr>
            </w:r>
            <w:r>
              <w:rPr>
                <w:noProof/>
                <w:webHidden/>
              </w:rPr>
              <w:fldChar w:fldCharType="separate"/>
            </w:r>
            <w:r>
              <w:rPr>
                <w:noProof/>
                <w:webHidden/>
              </w:rPr>
              <w:t>32</w:t>
            </w:r>
            <w:r>
              <w:rPr>
                <w:noProof/>
                <w:webHidden/>
              </w:rPr>
              <w:fldChar w:fldCharType="end"/>
            </w:r>
          </w:hyperlink>
        </w:p>
        <w:p w14:paraId="13B1B67B" w14:textId="3F8B2C6A" w:rsidR="00E9683A" w:rsidRDefault="00E9683A">
          <w:pPr>
            <w:pStyle w:val="TOC3"/>
            <w:tabs>
              <w:tab w:val="right" w:leader="dot" w:pos="7927"/>
            </w:tabs>
            <w:rPr>
              <w:rFonts w:eastAsiaTheme="minorEastAsia"/>
              <w:noProof/>
              <w:sz w:val="22"/>
              <w:szCs w:val="22"/>
              <w:lang w:val="en-ID" w:eastAsia="en-ID"/>
            </w:rPr>
          </w:pPr>
          <w:hyperlink w:anchor="_Toc74879911" w:history="1">
            <w:r w:rsidRPr="00781925">
              <w:rPr>
                <w:rStyle w:val="Hyperlink"/>
                <w:noProof/>
                <w:lang w:val="en-US"/>
              </w:rPr>
              <w:t>3.2.1</w:t>
            </w:r>
            <w:r w:rsidRPr="00781925">
              <w:rPr>
                <w:rStyle w:val="Hyperlink"/>
                <w:i/>
                <w:iCs/>
                <w:noProof/>
                <w:lang w:val="en-US"/>
              </w:rPr>
              <w:t xml:space="preserve"> Activity Diagram Data Master</w:t>
            </w:r>
            <w:r>
              <w:rPr>
                <w:noProof/>
                <w:webHidden/>
              </w:rPr>
              <w:tab/>
            </w:r>
            <w:r>
              <w:rPr>
                <w:noProof/>
                <w:webHidden/>
              </w:rPr>
              <w:fldChar w:fldCharType="begin"/>
            </w:r>
            <w:r>
              <w:rPr>
                <w:noProof/>
                <w:webHidden/>
              </w:rPr>
              <w:instrText xml:space="preserve"> PAGEREF _Toc74879911 \h </w:instrText>
            </w:r>
            <w:r>
              <w:rPr>
                <w:noProof/>
                <w:webHidden/>
              </w:rPr>
            </w:r>
            <w:r>
              <w:rPr>
                <w:noProof/>
                <w:webHidden/>
              </w:rPr>
              <w:fldChar w:fldCharType="separate"/>
            </w:r>
            <w:r>
              <w:rPr>
                <w:noProof/>
                <w:webHidden/>
              </w:rPr>
              <w:t>32</w:t>
            </w:r>
            <w:r>
              <w:rPr>
                <w:noProof/>
                <w:webHidden/>
              </w:rPr>
              <w:fldChar w:fldCharType="end"/>
            </w:r>
          </w:hyperlink>
        </w:p>
        <w:p w14:paraId="23B23D04" w14:textId="31A3EF74" w:rsidR="00E9683A" w:rsidRDefault="00E9683A">
          <w:pPr>
            <w:pStyle w:val="TOC3"/>
            <w:tabs>
              <w:tab w:val="right" w:leader="dot" w:pos="7927"/>
            </w:tabs>
            <w:rPr>
              <w:rFonts w:eastAsiaTheme="minorEastAsia"/>
              <w:noProof/>
              <w:sz w:val="22"/>
              <w:szCs w:val="22"/>
              <w:lang w:val="en-ID" w:eastAsia="en-ID"/>
            </w:rPr>
          </w:pPr>
          <w:hyperlink w:anchor="_Toc74879912" w:history="1">
            <w:r w:rsidRPr="00781925">
              <w:rPr>
                <w:rStyle w:val="Hyperlink"/>
                <w:noProof/>
                <w:lang w:val="en-US"/>
              </w:rPr>
              <w:t>3.2.2</w:t>
            </w:r>
            <w:r w:rsidRPr="00781925">
              <w:rPr>
                <w:rStyle w:val="Hyperlink"/>
                <w:i/>
                <w:iCs/>
                <w:noProof/>
                <w:lang w:val="en-US"/>
              </w:rPr>
              <w:t xml:space="preserve"> Activity Diagram Data Companies</w:t>
            </w:r>
            <w:r>
              <w:rPr>
                <w:noProof/>
                <w:webHidden/>
              </w:rPr>
              <w:tab/>
            </w:r>
            <w:r>
              <w:rPr>
                <w:noProof/>
                <w:webHidden/>
              </w:rPr>
              <w:fldChar w:fldCharType="begin"/>
            </w:r>
            <w:r>
              <w:rPr>
                <w:noProof/>
                <w:webHidden/>
              </w:rPr>
              <w:instrText xml:space="preserve"> PAGEREF _Toc74879912 \h </w:instrText>
            </w:r>
            <w:r>
              <w:rPr>
                <w:noProof/>
                <w:webHidden/>
              </w:rPr>
            </w:r>
            <w:r>
              <w:rPr>
                <w:noProof/>
                <w:webHidden/>
              </w:rPr>
              <w:fldChar w:fldCharType="separate"/>
            </w:r>
            <w:r>
              <w:rPr>
                <w:noProof/>
                <w:webHidden/>
              </w:rPr>
              <w:t>33</w:t>
            </w:r>
            <w:r>
              <w:rPr>
                <w:noProof/>
                <w:webHidden/>
              </w:rPr>
              <w:fldChar w:fldCharType="end"/>
            </w:r>
          </w:hyperlink>
        </w:p>
        <w:p w14:paraId="07DB7C00" w14:textId="3FB8774B" w:rsidR="00E9683A" w:rsidRDefault="00E9683A">
          <w:pPr>
            <w:pStyle w:val="TOC3"/>
            <w:tabs>
              <w:tab w:val="right" w:leader="dot" w:pos="7927"/>
            </w:tabs>
            <w:rPr>
              <w:rFonts w:eastAsiaTheme="minorEastAsia"/>
              <w:noProof/>
              <w:sz w:val="22"/>
              <w:szCs w:val="22"/>
              <w:lang w:val="en-ID" w:eastAsia="en-ID"/>
            </w:rPr>
          </w:pPr>
          <w:hyperlink w:anchor="_Toc74879913" w:history="1">
            <w:r>
              <w:rPr>
                <w:noProof/>
                <w:webHidden/>
              </w:rPr>
              <w:tab/>
            </w:r>
            <w:r>
              <w:rPr>
                <w:noProof/>
                <w:webHidden/>
              </w:rPr>
              <w:fldChar w:fldCharType="begin"/>
            </w:r>
            <w:r>
              <w:rPr>
                <w:noProof/>
                <w:webHidden/>
              </w:rPr>
              <w:instrText xml:space="preserve"> PAGEREF _Toc74879913 \h </w:instrText>
            </w:r>
            <w:r>
              <w:rPr>
                <w:noProof/>
                <w:webHidden/>
              </w:rPr>
            </w:r>
            <w:r>
              <w:rPr>
                <w:noProof/>
                <w:webHidden/>
              </w:rPr>
              <w:fldChar w:fldCharType="separate"/>
            </w:r>
            <w:r>
              <w:rPr>
                <w:noProof/>
                <w:webHidden/>
              </w:rPr>
              <w:t>34</w:t>
            </w:r>
            <w:r>
              <w:rPr>
                <w:noProof/>
                <w:webHidden/>
              </w:rPr>
              <w:fldChar w:fldCharType="end"/>
            </w:r>
          </w:hyperlink>
        </w:p>
        <w:p w14:paraId="0A30D2A9" w14:textId="063E6F6D" w:rsidR="00E9683A" w:rsidRDefault="00E9683A">
          <w:pPr>
            <w:pStyle w:val="TOC3"/>
            <w:tabs>
              <w:tab w:val="right" w:leader="dot" w:pos="7927"/>
            </w:tabs>
            <w:rPr>
              <w:rFonts w:eastAsiaTheme="minorEastAsia"/>
              <w:noProof/>
              <w:sz w:val="22"/>
              <w:szCs w:val="22"/>
              <w:lang w:val="en-ID" w:eastAsia="en-ID"/>
            </w:rPr>
          </w:pPr>
          <w:hyperlink w:anchor="_Toc74879914" w:history="1">
            <w:r w:rsidRPr="00781925">
              <w:rPr>
                <w:rStyle w:val="Hyperlink"/>
                <w:noProof/>
                <w:lang w:val="en-US"/>
              </w:rPr>
              <w:t>3.2.3</w:t>
            </w:r>
            <w:r w:rsidRPr="00781925">
              <w:rPr>
                <w:rStyle w:val="Hyperlink"/>
                <w:i/>
                <w:iCs/>
                <w:noProof/>
                <w:lang w:val="en-US"/>
              </w:rPr>
              <w:t xml:space="preserve"> Activity Diagram Data Progress</w:t>
            </w:r>
            <w:r>
              <w:rPr>
                <w:noProof/>
                <w:webHidden/>
              </w:rPr>
              <w:tab/>
            </w:r>
            <w:r>
              <w:rPr>
                <w:noProof/>
                <w:webHidden/>
              </w:rPr>
              <w:fldChar w:fldCharType="begin"/>
            </w:r>
            <w:r>
              <w:rPr>
                <w:noProof/>
                <w:webHidden/>
              </w:rPr>
              <w:instrText xml:space="preserve"> PAGEREF _Toc74879914 \h </w:instrText>
            </w:r>
            <w:r>
              <w:rPr>
                <w:noProof/>
                <w:webHidden/>
              </w:rPr>
            </w:r>
            <w:r>
              <w:rPr>
                <w:noProof/>
                <w:webHidden/>
              </w:rPr>
              <w:fldChar w:fldCharType="separate"/>
            </w:r>
            <w:r>
              <w:rPr>
                <w:noProof/>
                <w:webHidden/>
              </w:rPr>
              <w:t>34</w:t>
            </w:r>
            <w:r>
              <w:rPr>
                <w:noProof/>
                <w:webHidden/>
              </w:rPr>
              <w:fldChar w:fldCharType="end"/>
            </w:r>
          </w:hyperlink>
        </w:p>
        <w:p w14:paraId="0E0E5BE3" w14:textId="166839DE" w:rsidR="00E9683A" w:rsidRDefault="00E9683A">
          <w:pPr>
            <w:pStyle w:val="TOC3"/>
            <w:tabs>
              <w:tab w:val="right" w:leader="dot" w:pos="7927"/>
            </w:tabs>
            <w:rPr>
              <w:rFonts w:eastAsiaTheme="minorEastAsia"/>
              <w:noProof/>
              <w:sz w:val="22"/>
              <w:szCs w:val="22"/>
              <w:lang w:val="en-ID" w:eastAsia="en-ID"/>
            </w:rPr>
          </w:pPr>
          <w:hyperlink w:anchor="_Toc74879915" w:history="1">
            <w:r>
              <w:rPr>
                <w:noProof/>
                <w:webHidden/>
              </w:rPr>
              <w:tab/>
            </w:r>
            <w:r>
              <w:rPr>
                <w:noProof/>
                <w:webHidden/>
              </w:rPr>
              <w:fldChar w:fldCharType="begin"/>
            </w:r>
            <w:r>
              <w:rPr>
                <w:noProof/>
                <w:webHidden/>
              </w:rPr>
              <w:instrText xml:space="preserve"> PAGEREF _Toc74879915 \h </w:instrText>
            </w:r>
            <w:r>
              <w:rPr>
                <w:noProof/>
                <w:webHidden/>
              </w:rPr>
            </w:r>
            <w:r>
              <w:rPr>
                <w:noProof/>
                <w:webHidden/>
              </w:rPr>
              <w:fldChar w:fldCharType="separate"/>
            </w:r>
            <w:r>
              <w:rPr>
                <w:noProof/>
                <w:webHidden/>
              </w:rPr>
              <w:t>35</w:t>
            </w:r>
            <w:r>
              <w:rPr>
                <w:noProof/>
                <w:webHidden/>
              </w:rPr>
              <w:fldChar w:fldCharType="end"/>
            </w:r>
          </w:hyperlink>
        </w:p>
        <w:p w14:paraId="57E7D9AC" w14:textId="5F4D6CFC" w:rsidR="00E9683A" w:rsidRDefault="00E9683A">
          <w:pPr>
            <w:pStyle w:val="TOC3"/>
            <w:tabs>
              <w:tab w:val="right" w:leader="dot" w:pos="7927"/>
            </w:tabs>
            <w:rPr>
              <w:rFonts w:eastAsiaTheme="minorEastAsia"/>
              <w:noProof/>
              <w:sz w:val="22"/>
              <w:szCs w:val="22"/>
              <w:lang w:val="en-ID" w:eastAsia="en-ID"/>
            </w:rPr>
          </w:pPr>
          <w:hyperlink w:anchor="_Toc74879916" w:history="1">
            <w:r w:rsidRPr="00781925">
              <w:rPr>
                <w:rStyle w:val="Hyperlink"/>
                <w:noProof/>
                <w:lang w:val="en-US"/>
              </w:rPr>
              <w:t>3.2.4</w:t>
            </w:r>
            <w:r w:rsidRPr="00781925">
              <w:rPr>
                <w:rStyle w:val="Hyperlink"/>
                <w:i/>
                <w:iCs/>
                <w:noProof/>
                <w:lang w:val="en-US"/>
              </w:rPr>
              <w:t xml:space="preserve"> Activity Diagram Data Lead</w:t>
            </w:r>
            <w:r>
              <w:rPr>
                <w:noProof/>
                <w:webHidden/>
              </w:rPr>
              <w:tab/>
            </w:r>
            <w:r>
              <w:rPr>
                <w:noProof/>
                <w:webHidden/>
              </w:rPr>
              <w:fldChar w:fldCharType="begin"/>
            </w:r>
            <w:r>
              <w:rPr>
                <w:noProof/>
                <w:webHidden/>
              </w:rPr>
              <w:instrText xml:space="preserve"> PAGEREF _Toc74879916 \h </w:instrText>
            </w:r>
            <w:r>
              <w:rPr>
                <w:noProof/>
                <w:webHidden/>
              </w:rPr>
            </w:r>
            <w:r>
              <w:rPr>
                <w:noProof/>
                <w:webHidden/>
              </w:rPr>
              <w:fldChar w:fldCharType="separate"/>
            </w:r>
            <w:r>
              <w:rPr>
                <w:noProof/>
                <w:webHidden/>
              </w:rPr>
              <w:t>35</w:t>
            </w:r>
            <w:r>
              <w:rPr>
                <w:noProof/>
                <w:webHidden/>
              </w:rPr>
              <w:fldChar w:fldCharType="end"/>
            </w:r>
          </w:hyperlink>
        </w:p>
        <w:p w14:paraId="74967CE3" w14:textId="11C82BD4" w:rsidR="00E9683A" w:rsidRDefault="00E9683A">
          <w:pPr>
            <w:pStyle w:val="TOC3"/>
            <w:tabs>
              <w:tab w:val="right" w:leader="dot" w:pos="7927"/>
            </w:tabs>
            <w:rPr>
              <w:rFonts w:eastAsiaTheme="minorEastAsia"/>
              <w:noProof/>
              <w:sz w:val="22"/>
              <w:szCs w:val="22"/>
              <w:lang w:val="en-ID" w:eastAsia="en-ID"/>
            </w:rPr>
          </w:pPr>
          <w:hyperlink w:anchor="_Toc74879917" w:history="1">
            <w:r>
              <w:rPr>
                <w:noProof/>
                <w:webHidden/>
              </w:rPr>
              <w:tab/>
            </w:r>
            <w:r>
              <w:rPr>
                <w:noProof/>
                <w:webHidden/>
              </w:rPr>
              <w:fldChar w:fldCharType="begin"/>
            </w:r>
            <w:r>
              <w:rPr>
                <w:noProof/>
                <w:webHidden/>
              </w:rPr>
              <w:instrText xml:space="preserve"> PAGEREF _Toc74879917 \h </w:instrText>
            </w:r>
            <w:r>
              <w:rPr>
                <w:noProof/>
                <w:webHidden/>
              </w:rPr>
            </w:r>
            <w:r>
              <w:rPr>
                <w:noProof/>
                <w:webHidden/>
              </w:rPr>
              <w:fldChar w:fldCharType="separate"/>
            </w:r>
            <w:r>
              <w:rPr>
                <w:noProof/>
                <w:webHidden/>
              </w:rPr>
              <w:t>36</w:t>
            </w:r>
            <w:r>
              <w:rPr>
                <w:noProof/>
                <w:webHidden/>
              </w:rPr>
              <w:fldChar w:fldCharType="end"/>
            </w:r>
          </w:hyperlink>
        </w:p>
        <w:p w14:paraId="4C4215C3" w14:textId="67228CE4" w:rsidR="00E9683A" w:rsidRDefault="00E9683A">
          <w:pPr>
            <w:pStyle w:val="TOC3"/>
            <w:tabs>
              <w:tab w:val="right" w:leader="dot" w:pos="7927"/>
            </w:tabs>
            <w:rPr>
              <w:rFonts w:eastAsiaTheme="minorEastAsia"/>
              <w:noProof/>
              <w:sz w:val="22"/>
              <w:szCs w:val="22"/>
              <w:lang w:val="en-ID" w:eastAsia="en-ID"/>
            </w:rPr>
          </w:pPr>
          <w:hyperlink w:anchor="_Toc74879918" w:history="1">
            <w:r w:rsidRPr="00781925">
              <w:rPr>
                <w:rStyle w:val="Hyperlink"/>
                <w:noProof/>
                <w:lang w:val="en-US"/>
              </w:rPr>
              <w:t>3.2.5</w:t>
            </w:r>
            <w:r w:rsidRPr="00781925">
              <w:rPr>
                <w:rStyle w:val="Hyperlink"/>
                <w:i/>
                <w:iCs/>
                <w:noProof/>
                <w:lang w:val="en-US"/>
              </w:rPr>
              <w:t xml:space="preserve"> Activity Diagram Data Deal</w:t>
            </w:r>
            <w:r>
              <w:rPr>
                <w:noProof/>
                <w:webHidden/>
              </w:rPr>
              <w:tab/>
            </w:r>
            <w:r>
              <w:rPr>
                <w:noProof/>
                <w:webHidden/>
              </w:rPr>
              <w:fldChar w:fldCharType="begin"/>
            </w:r>
            <w:r>
              <w:rPr>
                <w:noProof/>
                <w:webHidden/>
              </w:rPr>
              <w:instrText xml:space="preserve"> PAGEREF _Toc74879918 \h </w:instrText>
            </w:r>
            <w:r>
              <w:rPr>
                <w:noProof/>
                <w:webHidden/>
              </w:rPr>
            </w:r>
            <w:r>
              <w:rPr>
                <w:noProof/>
                <w:webHidden/>
              </w:rPr>
              <w:fldChar w:fldCharType="separate"/>
            </w:r>
            <w:r>
              <w:rPr>
                <w:noProof/>
                <w:webHidden/>
              </w:rPr>
              <w:t>36</w:t>
            </w:r>
            <w:r>
              <w:rPr>
                <w:noProof/>
                <w:webHidden/>
              </w:rPr>
              <w:fldChar w:fldCharType="end"/>
            </w:r>
          </w:hyperlink>
        </w:p>
        <w:p w14:paraId="1E49B913" w14:textId="6953E37E" w:rsidR="00E9683A" w:rsidRDefault="00E9683A">
          <w:pPr>
            <w:pStyle w:val="TOC3"/>
            <w:tabs>
              <w:tab w:val="right" w:leader="dot" w:pos="7927"/>
            </w:tabs>
            <w:rPr>
              <w:rFonts w:eastAsiaTheme="minorEastAsia"/>
              <w:noProof/>
              <w:sz w:val="22"/>
              <w:szCs w:val="22"/>
              <w:lang w:val="en-ID" w:eastAsia="en-ID"/>
            </w:rPr>
          </w:pPr>
          <w:hyperlink w:anchor="_Toc74879919" w:history="1">
            <w:r>
              <w:rPr>
                <w:noProof/>
                <w:webHidden/>
              </w:rPr>
              <w:tab/>
            </w:r>
            <w:r>
              <w:rPr>
                <w:noProof/>
                <w:webHidden/>
              </w:rPr>
              <w:fldChar w:fldCharType="begin"/>
            </w:r>
            <w:r>
              <w:rPr>
                <w:noProof/>
                <w:webHidden/>
              </w:rPr>
              <w:instrText xml:space="preserve"> PAGEREF _Toc74879919 \h </w:instrText>
            </w:r>
            <w:r>
              <w:rPr>
                <w:noProof/>
                <w:webHidden/>
              </w:rPr>
            </w:r>
            <w:r>
              <w:rPr>
                <w:noProof/>
                <w:webHidden/>
              </w:rPr>
              <w:fldChar w:fldCharType="separate"/>
            </w:r>
            <w:r>
              <w:rPr>
                <w:noProof/>
                <w:webHidden/>
              </w:rPr>
              <w:t>37</w:t>
            </w:r>
            <w:r>
              <w:rPr>
                <w:noProof/>
                <w:webHidden/>
              </w:rPr>
              <w:fldChar w:fldCharType="end"/>
            </w:r>
          </w:hyperlink>
        </w:p>
        <w:p w14:paraId="0D4DE293" w14:textId="2CEF5F88" w:rsidR="00E9683A" w:rsidRDefault="00E9683A">
          <w:pPr>
            <w:pStyle w:val="TOC3"/>
            <w:tabs>
              <w:tab w:val="right" w:leader="dot" w:pos="7927"/>
            </w:tabs>
            <w:rPr>
              <w:rFonts w:eastAsiaTheme="minorEastAsia"/>
              <w:noProof/>
              <w:sz w:val="22"/>
              <w:szCs w:val="22"/>
              <w:lang w:val="en-ID" w:eastAsia="en-ID"/>
            </w:rPr>
          </w:pPr>
          <w:hyperlink w:anchor="_Toc74879920" w:history="1">
            <w:r w:rsidRPr="00781925">
              <w:rPr>
                <w:rStyle w:val="Hyperlink"/>
                <w:noProof/>
                <w:lang w:val="en-US"/>
              </w:rPr>
              <w:t>3.2.6</w:t>
            </w:r>
            <w:r w:rsidRPr="00781925">
              <w:rPr>
                <w:rStyle w:val="Hyperlink"/>
                <w:i/>
                <w:iCs/>
                <w:noProof/>
                <w:lang w:val="en-US"/>
              </w:rPr>
              <w:t xml:space="preserve"> Activity</w:t>
            </w:r>
            <w:r w:rsidRPr="00781925">
              <w:rPr>
                <w:rStyle w:val="Hyperlink"/>
                <w:noProof/>
                <w:lang w:val="en-US"/>
              </w:rPr>
              <w:t xml:space="preserve"> </w:t>
            </w:r>
            <w:r w:rsidRPr="00781925">
              <w:rPr>
                <w:rStyle w:val="Hyperlink"/>
                <w:i/>
                <w:iCs/>
                <w:noProof/>
                <w:lang w:val="en-US"/>
              </w:rPr>
              <w:t>Diagram</w:t>
            </w:r>
            <w:r w:rsidRPr="00781925">
              <w:rPr>
                <w:rStyle w:val="Hyperlink"/>
                <w:noProof/>
                <w:lang w:val="en-US"/>
              </w:rPr>
              <w:t xml:space="preserve"> </w:t>
            </w:r>
            <w:r w:rsidRPr="00781925">
              <w:rPr>
                <w:rStyle w:val="Hyperlink"/>
                <w:i/>
                <w:iCs/>
                <w:noProof/>
                <w:lang w:val="en-US"/>
              </w:rPr>
              <w:t>Data</w:t>
            </w:r>
            <w:r w:rsidRPr="00781925">
              <w:rPr>
                <w:rStyle w:val="Hyperlink"/>
                <w:noProof/>
                <w:lang w:val="en-US"/>
              </w:rPr>
              <w:t xml:space="preserve"> </w:t>
            </w:r>
            <w:r w:rsidRPr="00781925">
              <w:rPr>
                <w:rStyle w:val="Hyperlink"/>
                <w:i/>
                <w:iCs/>
                <w:noProof/>
                <w:lang w:val="en-US"/>
              </w:rPr>
              <w:t>Cancel</w:t>
            </w:r>
            <w:r>
              <w:rPr>
                <w:noProof/>
                <w:webHidden/>
              </w:rPr>
              <w:tab/>
            </w:r>
            <w:r>
              <w:rPr>
                <w:noProof/>
                <w:webHidden/>
              </w:rPr>
              <w:fldChar w:fldCharType="begin"/>
            </w:r>
            <w:r>
              <w:rPr>
                <w:noProof/>
                <w:webHidden/>
              </w:rPr>
              <w:instrText xml:space="preserve"> PAGEREF _Toc74879920 \h </w:instrText>
            </w:r>
            <w:r>
              <w:rPr>
                <w:noProof/>
                <w:webHidden/>
              </w:rPr>
            </w:r>
            <w:r>
              <w:rPr>
                <w:noProof/>
                <w:webHidden/>
              </w:rPr>
              <w:fldChar w:fldCharType="separate"/>
            </w:r>
            <w:r>
              <w:rPr>
                <w:noProof/>
                <w:webHidden/>
              </w:rPr>
              <w:t>37</w:t>
            </w:r>
            <w:r>
              <w:rPr>
                <w:noProof/>
                <w:webHidden/>
              </w:rPr>
              <w:fldChar w:fldCharType="end"/>
            </w:r>
          </w:hyperlink>
        </w:p>
        <w:p w14:paraId="7FF9DE9D" w14:textId="45AC17D2" w:rsidR="00E9683A" w:rsidRDefault="00E9683A">
          <w:pPr>
            <w:pStyle w:val="TOC3"/>
            <w:tabs>
              <w:tab w:val="right" w:leader="dot" w:pos="7927"/>
            </w:tabs>
            <w:rPr>
              <w:rFonts w:eastAsiaTheme="minorEastAsia"/>
              <w:noProof/>
              <w:sz w:val="22"/>
              <w:szCs w:val="22"/>
              <w:lang w:val="en-ID" w:eastAsia="en-ID"/>
            </w:rPr>
          </w:pPr>
          <w:hyperlink w:anchor="_Toc74879921" w:history="1">
            <w:r>
              <w:rPr>
                <w:noProof/>
                <w:webHidden/>
              </w:rPr>
              <w:tab/>
            </w:r>
            <w:r>
              <w:rPr>
                <w:noProof/>
                <w:webHidden/>
              </w:rPr>
              <w:fldChar w:fldCharType="begin"/>
            </w:r>
            <w:r>
              <w:rPr>
                <w:noProof/>
                <w:webHidden/>
              </w:rPr>
              <w:instrText xml:space="preserve"> PAGEREF _Toc74879921 \h </w:instrText>
            </w:r>
            <w:r>
              <w:rPr>
                <w:noProof/>
                <w:webHidden/>
              </w:rPr>
            </w:r>
            <w:r>
              <w:rPr>
                <w:noProof/>
                <w:webHidden/>
              </w:rPr>
              <w:fldChar w:fldCharType="separate"/>
            </w:r>
            <w:r>
              <w:rPr>
                <w:noProof/>
                <w:webHidden/>
              </w:rPr>
              <w:t>38</w:t>
            </w:r>
            <w:r>
              <w:rPr>
                <w:noProof/>
                <w:webHidden/>
              </w:rPr>
              <w:fldChar w:fldCharType="end"/>
            </w:r>
          </w:hyperlink>
        </w:p>
        <w:p w14:paraId="2FDE3C99" w14:textId="768232E7" w:rsidR="00E9683A" w:rsidRDefault="00E9683A">
          <w:pPr>
            <w:pStyle w:val="TOC3"/>
            <w:tabs>
              <w:tab w:val="right" w:leader="dot" w:pos="7927"/>
            </w:tabs>
            <w:rPr>
              <w:rFonts w:eastAsiaTheme="minorEastAsia"/>
              <w:noProof/>
              <w:sz w:val="22"/>
              <w:szCs w:val="22"/>
              <w:lang w:val="en-ID" w:eastAsia="en-ID"/>
            </w:rPr>
          </w:pPr>
          <w:hyperlink w:anchor="_Toc74879922" w:history="1">
            <w:r w:rsidRPr="00781925">
              <w:rPr>
                <w:rStyle w:val="Hyperlink"/>
                <w:noProof/>
                <w:lang w:val="en-US"/>
              </w:rPr>
              <w:t>3.2.7</w:t>
            </w:r>
            <w:r w:rsidRPr="00781925">
              <w:rPr>
                <w:rStyle w:val="Hyperlink"/>
                <w:i/>
                <w:iCs/>
                <w:noProof/>
                <w:lang w:val="en-US"/>
              </w:rPr>
              <w:t xml:space="preserve"> Activity Diagram Data History</w:t>
            </w:r>
            <w:r>
              <w:rPr>
                <w:noProof/>
                <w:webHidden/>
              </w:rPr>
              <w:tab/>
            </w:r>
            <w:r>
              <w:rPr>
                <w:noProof/>
                <w:webHidden/>
              </w:rPr>
              <w:fldChar w:fldCharType="begin"/>
            </w:r>
            <w:r>
              <w:rPr>
                <w:noProof/>
                <w:webHidden/>
              </w:rPr>
              <w:instrText xml:space="preserve"> PAGEREF _Toc74879922 \h </w:instrText>
            </w:r>
            <w:r>
              <w:rPr>
                <w:noProof/>
                <w:webHidden/>
              </w:rPr>
            </w:r>
            <w:r>
              <w:rPr>
                <w:noProof/>
                <w:webHidden/>
              </w:rPr>
              <w:fldChar w:fldCharType="separate"/>
            </w:r>
            <w:r>
              <w:rPr>
                <w:noProof/>
                <w:webHidden/>
              </w:rPr>
              <w:t>38</w:t>
            </w:r>
            <w:r>
              <w:rPr>
                <w:noProof/>
                <w:webHidden/>
              </w:rPr>
              <w:fldChar w:fldCharType="end"/>
            </w:r>
          </w:hyperlink>
        </w:p>
        <w:p w14:paraId="7BC79451" w14:textId="02E74230" w:rsidR="00E9683A" w:rsidRDefault="00E9683A">
          <w:pPr>
            <w:pStyle w:val="TOC2"/>
            <w:tabs>
              <w:tab w:val="right" w:leader="dot" w:pos="7927"/>
            </w:tabs>
            <w:rPr>
              <w:rFonts w:eastAsiaTheme="minorEastAsia"/>
              <w:noProof/>
              <w:sz w:val="22"/>
              <w:szCs w:val="22"/>
              <w:lang w:val="en-ID" w:eastAsia="en-ID"/>
            </w:rPr>
          </w:pPr>
          <w:hyperlink w:anchor="_Toc74879923" w:history="1">
            <w:r w:rsidRPr="00781925">
              <w:rPr>
                <w:rStyle w:val="Hyperlink"/>
                <w:noProof/>
                <w:lang w:val="en-US"/>
              </w:rPr>
              <w:t>3.3</w:t>
            </w:r>
            <w:r w:rsidRPr="00781925">
              <w:rPr>
                <w:rStyle w:val="Hyperlink"/>
                <w:i/>
                <w:iCs/>
                <w:noProof/>
                <w:lang w:val="en-US"/>
              </w:rPr>
              <w:t xml:space="preserve"> Entity Relationship Diagram</w:t>
            </w:r>
            <w:r>
              <w:rPr>
                <w:noProof/>
                <w:webHidden/>
              </w:rPr>
              <w:tab/>
            </w:r>
            <w:r>
              <w:rPr>
                <w:noProof/>
                <w:webHidden/>
              </w:rPr>
              <w:fldChar w:fldCharType="begin"/>
            </w:r>
            <w:r>
              <w:rPr>
                <w:noProof/>
                <w:webHidden/>
              </w:rPr>
              <w:instrText xml:space="preserve"> PAGEREF _Toc74879923 \h </w:instrText>
            </w:r>
            <w:r>
              <w:rPr>
                <w:noProof/>
                <w:webHidden/>
              </w:rPr>
            </w:r>
            <w:r>
              <w:rPr>
                <w:noProof/>
                <w:webHidden/>
              </w:rPr>
              <w:fldChar w:fldCharType="separate"/>
            </w:r>
            <w:r>
              <w:rPr>
                <w:noProof/>
                <w:webHidden/>
              </w:rPr>
              <w:t>39</w:t>
            </w:r>
            <w:r>
              <w:rPr>
                <w:noProof/>
                <w:webHidden/>
              </w:rPr>
              <w:fldChar w:fldCharType="end"/>
            </w:r>
          </w:hyperlink>
        </w:p>
        <w:p w14:paraId="3291E65B" w14:textId="28CD6ED2" w:rsidR="00E9683A" w:rsidRDefault="00E9683A">
          <w:pPr>
            <w:pStyle w:val="TOC2"/>
            <w:tabs>
              <w:tab w:val="right" w:leader="dot" w:pos="7927"/>
            </w:tabs>
            <w:rPr>
              <w:rFonts w:eastAsiaTheme="minorEastAsia"/>
              <w:noProof/>
              <w:sz w:val="22"/>
              <w:szCs w:val="22"/>
              <w:lang w:val="en-ID" w:eastAsia="en-ID"/>
            </w:rPr>
          </w:pPr>
          <w:hyperlink w:anchor="_Toc74879924" w:history="1">
            <w:r w:rsidRPr="00781925">
              <w:rPr>
                <w:rStyle w:val="Hyperlink"/>
                <w:noProof/>
                <w:lang w:val="en-US"/>
              </w:rPr>
              <w:t xml:space="preserve">3.4 Rancangan </w:t>
            </w:r>
            <w:r w:rsidRPr="00781925">
              <w:rPr>
                <w:rStyle w:val="Hyperlink"/>
                <w:i/>
                <w:iCs/>
                <w:noProof/>
                <w:lang w:val="en-US"/>
              </w:rPr>
              <w:t>User Interface</w:t>
            </w:r>
            <w:r>
              <w:rPr>
                <w:noProof/>
                <w:webHidden/>
              </w:rPr>
              <w:tab/>
            </w:r>
            <w:r>
              <w:rPr>
                <w:noProof/>
                <w:webHidden/>
              </w:rPr>
              <w:fldChar w:fldCharType="begin"/>
            </w:r>
            <w:r>
              <w:rPr>
                <w:noProof/>
                <w:webHidden/>
              </w:rPr>
              <w:instrText xml:space="preserve"> PAGEREF _Toc74879924 \h </w:instrText>
            </w:r>
            <w:r>
              <w:rPr>
                <w:noProof/>
                <w:webHidden/>
              </w:rPr>
            </w:r>
            <w:r>
              <w:rPr>
                <w:noProof/>
                <w:webHidden/>
              </w:rPr>
              <w:fldChar w:fldCharType="separate"/>
            </w:r>
            <w:r>
              <w:rPr>
                <w:noProof/>
                <w:webHidden/>
              </w:rPr>
              <w:t>40</w:t>
            </w:r>
            <w:r>
              <w:rPr>
                <w:noProof/>
                <w:webHidden/>
              </w:rPr>
              <w:fldChar w:fldCharType="end"/>
            </w:r>
          </w:hyperlink>
        </w:p>
        <w:p w14:paraId="223EFF83" w14:textId="4EB466E4" w:rsidR="00E9683A" w:rsidRDefault="00E9683A">
          <w:pPr>
            <w:pStyle w:val="TOC3"/>
            <w:tabs>
              <w:tab w:val="right" w:leader="dot" w:pos="7927"/>
            </w:tabs>
            <w:rPr>
              <w:rFonts w:eastAsiaTheme="minorEastAsia"/>
              <w:noProof/>
              <w:sz w:val="22"/>
              <w:szCs w:val="22"/>
              <w:lang w:val="en-ID" w:eastAsia="en-ID"/>
            </w:rPr>
          </w:pPr>
          <w:hyperlink w:anchor="_Toc74879925" w:history="1">
            <w:r w:rsidRPr="00781925">
              <w:rPr>
                <w:rStyle w:val="Hyperlink"/>
                <w:noProof/>
                <w:lang w:val="en-US"/>
              </w:rPr>
              <w:t xml:space="preserve">3.4.1 Halaman </w:t>
            </w:r>
            <w:r w:rsidRPr="00781925">
              <w:rPr>
                <w:rStyle w:val="Hyperlink"/>
                <w:i/>
                <w:iCs/>
                <w:noProof/>
                <w:lang w:val="en-US"/>
              </w:rPr>
              <w:t>Login</w:t>
            </w:r>
            <w:r>
              <w:rPr>
                <w:noProof/>
                <w:webHidden/>
              </w:rPr>
              <w:tab/>
            </w:r>
            <w:r>
              <w:rPr>
                <w:noProof/>
                <w:webHidden/>
              </w:rPr>
              <w:fldChar w:fldCharType="begin"/>
            </w:r>
            <w:r>
              <w:rPr>
                <w:noProof/>
                <w:webHidden/>
              </w:rPr>
              <w:instrText xml:space="preserve"> PAGEREF _Toc74879925 \h </w:instrText>
            </w:r>
            <w:r>
              <w:rPr>
                <w:noProof/>
                <w:webHidden/>
              </w:rPr>
            </w:r>
            <w:r>
              <w:rPr>
                <w:noProof/>
                <w:webHidden/>
              </w:rPr>
              <w:fldChar w:fldCharType="separate"/>
            </w:r>
            <w:r>
              <w:rPr>
                <w:noProof/>
                <w:webHidden/>
              </w:rPr>
              <w:t>40</w:t>
            </w:r>
            <w:r>
              <w:rPr>
                <w:noProof/>
                <w:webHidden/>
              </w:rPr>
              <w:fldChar w:fldCharType="end"/>
            </w:r>
          </w:hyperlink>
        </w:p>
        <w:p w14:paraId="65DCFEE2" w14:textId="0BD8EF62" w:rsidR="00E9683A" w:rsidRDefault="00E9683A">
          <w:pPr>
            <w:pStyle w:val="TOC2"/>
            <w:tabs>
              <w:tab w:val="right" w:leader="dot" w:pos="7927"/>
            </w:tabs>
            <w:rPr>
              <w:rFonts w:eastAsiaTheme="minorEastAsia"/>
              <w:noProof/>
              <w:sz w:val="22"/>
              <w:szCs w:val="22"/>
              <w:lang w:val="en-ID" w:eastAsia="en-ID"/>
            </w:rPr>
          </w:pPr>
          <w:hyperlink w:anchor="_Toc74879926" w:history="1">
            <w:r w:rsidRPr="00781925">
              <w:rPr>
                <w:rStyle w:val="Hyperlink"/>
                <w:noProof/>
                <w:lang w:val="en-US"/>
              </w:rPr>
              <w:t xml:space="preserve">3.5 Halaman </w:t>
            </w:r>
            <w:r w:rsidRPr="00781925">
              <w:rPr>
                <w:rStyle w:val="Hyperlink"/>
                <w:i/>
                <w:iCs/>
                <w:noProof/>
                <w:lang w:val="en-US"/>
              </w:rPr>
              <w:t>Dashboard SuperAdmin/Usermarketin</w:t>
            </w:r>
            <w:r>
              <w:rPr>
                <w:noProof/>
                <w:webHidden/>
              </w:rPr>
              <w:tab/>
            </w:r>
            <w:r>
              <w:rPr>
                <w:noProof/>
                <w:webHidden/>
              </w:rPr>
              <w:fldChar w:fldCharType="begin"/>
            </w:r>
            <w:r>
              <w:rPr>
                <w:noProof/>
                <w:webHidden/>
              </w:rPr>
              <w:instrText xml:space="preserve"> PAGEREF _Toc74879926 \h </w:instrText>
            </w:r>
            <w:r>
              <w:rPr>
                <w:noProof/>
                <w:webHidden/>
              </w:rPr>
            </w:r>
            <w:r>
              <w:rPr>
                <w:noProof/>
                <w:webHidden/>
              </w:rPr>
              <w:fldChar w:fldCharType="separate"/>
            </w:r>
            <w:r>
              <w:rPr>
                <w:noProof/>
                <w:webHidden/>
              </w:rPr>
              <w:t>40</w:t>
            </w:r>
            <w:r>
              <w:rPr>
                <w:noProof/>
                <w:webHidden/>
              </w:rPr>
              <w:fldChar w:fldCharType="end"/>
            </w:r>
          </w:hyperlink>
        </w:p>
        <w:p w14:paraId="6A2B0A14" w14:textId="49A40426" w:rsidR="00E9683A" w:rsidRDefault="00E9683A">
          <w:pPr>
            <w:pStyle w:val="TOC2"/>
            <w:tabs>
              <w:tab w:val="right" w:leader="dot" w:pos="7927"/>
            </w:tabs>
            <w:rPr>
              <w:rFonts w:eastAsiaTheme="minorEastAsia"/>
              <w:noProof/>
              <w:sz w:val="22"/>
              <w:szCs w:val="22"/>
              <w:lang w:val="en-ID" w:eastAsia="en-ID"/>
            </w:rPr>
          </w:pPr>
          <w:hyperlink w:anchor="_Toc74879927" w:history="1">
            <w:r w:rsidRPr="00781925">
              <w:rPr>
                <w:rStyle w:val="Hyperlink"/>
                <w:noProof/>
                <w:lang w:val="en-US"/>
              </w:rPr>
              <w:t xml:space="preserve">3.6 Halaman </w:t>
            </w:r>
            <w:r w:rsidRPr="00781925">
              <w:rPr>
                <w:rStyle w:val="Hyperlink"/>
                <w:i/>
                <w:iCs/>
                <w:noProof/>
                <w:lang w:val="en-US"/>
              </w:rPr>
              <w:t>Companies</w:t>
            </w:r>
            <w:r>
              <w:rPr>
                <w:noProof/>
                <w:webHidden/>
              </w:rPr>
              <w:tab/>
            </w:r>
            <w:r>
              <w:rPr>
                <w:noProof/>
                <w:webHidden/>
              </w:rPr>
              <w:fldChar w:fldCharType="begin"/>
            </w:r>
            <w:r>
              <w:rPr>
                <w:noProof/>
                <w:webHidden/>
              </w:rPr>
              <w:instrText xml:space="preserve"> PAGEREF _Toc74879927 \h </w:instrText>
            </w:r>
            <w:r>
              <w:rPr>
                <w:noProof/>
                <w:webHidden/>
              </w:rPr>
            </w:r>
            <w:r>
              <w:rPr>
                <w:noProof/>
                <w:webHidden/>
              </w:rPr>
              <w:fldChar w:fldCharType="separate"/>
            </w:r>
            <w:r>
              <w:rPr>
                <w:noProof/>
                <w:webHidden/>
              </w:rPr>
              <w:t>41</w:t>
            </w:r>
            <w:r>
              <w:rPr>
                <w:noProof/>
                <w:webHidden/>
              </w:rPr>
              <w:fldChar w:fldCharType="end"/>
            </w:r>
          </w:hyperlink>
        </w:p>
        <w:p w14:paraId="102E8346" w14:textId="13FA88BD" w:rsidR="00E9683A" w:rsidRDefault="00E9683A">
          <w:pPr>
            <w:pStyle w:val="TOC2"/>
            <w:tabs>
              <w:tab w:val="right" w:leader="dot" w:pos="7927"/>
            </w:tabs>
            <w:rPr>
              <w:rFonts w:eastAsiaTheme="minorEastAsia"/>
              <w:noProof/>
              <w:sz w:val="22"/>
              <w:szCs w:val="22"/>
              <w:lang w:val="en-ID" w:eastAsia="en-ID"/>
            </w:rPr>
          </w:pPr>
          <w:hyperlink w:anchor="_Toc74879928" w:history="1">
            <w:r w:rsidRPr="00781925">
              <w:rPr>
                <w:rStyle w:val="Hyperlink"/>
                <w:noProof/>
                <w:lang w:val="en-US"/>
              </w:rPr>
              <w:t xml:space="preserve">3.7 Halaman </w:t>
            </w:r>
            <w:r w:rsidRPr="00781925">
              <w:rPr>
                <w:rStyle w:val="Hyperlink"/>
                <w:i/>
                <w:iCs/>
                <w:noProof/>
                <w:lang w:val="en-US"/>
              </w:rPr>
              <w:t>Progress</w:t>
            </w:r>
            <w:r>
              <w:rPr>
                <w:noProof/>
                <w:webHidden/>
              </w:rPr>
              <w:tab/>
            </w:r>
            <w:r>
              <w:rPr>
                <w:noProof/>
                <w:webHidden/>
              </w:rPr>
              <w:fldChar w:fldCharType="begin"/>
            </w:r>
            <w:r>
              <w:rPr>
                <w:noProof/>
                <w:webHidden/>
              </w:rPr>
              <w:instrText xml:space="preserve"> PAGEREF _Toc74879928 \h </w:instrText>
            </w:r>
            <w:r>
              <w:rPr>
                <w:noProof/>
                <w:webHidden/>
              </w:rPr>
            </w:r>
            <w:r>
              <w:rPr>
                <w:noProof/>
                <w:webHidden/>
              </w:rPr>
              <w:fldChar w:fldCharType="separate"/>
            </w:r>
            <w:r>
              <w:rPr>
                <w:noProof/>
                <w:webHidden/>
              </w:rPr>
              <w:t>41</w:t>
            </w:r>
            <w:r>
              <w:rPr>
                <w:noProof/>
                <w:webHidden/>
              </w:rPr>
              <w:fldChar w:fldCharType="end"/>
            </w:r>
          </w:hyperlink>
        </w:p>
        <w:p w14:paraId="636EDE62" w14:textId="31EDD8DD" w:rsidR="00E9683A" w:rsidRDefault="00E9683A">
          <w:pPr>
            <w:pStyle w:val="TOC2"/>
            <w:tabs>
              <w:tab w:val="right" w:leader="dot" w:pos="7927"/>
            </w:tabs>
            <w:rPr>
              <w:rFonts w:eastAsiaTheme="minorEastAsia"/>
              <w:noProof/>
              <w:sz w:val="22"/>
              <w:szCs w:val="22"/>
              <w:lang w:val="en-ID" w:eastAsia="en-ID"/>
            </w:rPr>
          </w:pPr>
          <w:hyperlink w:anchor="_Toc74879929" w:history="1">
            <w:r w:rsidRPr="00781925">
              <w:rPr>
                <w:rStyle w:val="Hyperlink"/>
                <w:noProof/>
                <w:lang w:val="en-US"/>
              </w:rPr>
              <w:t xml:space="preserve">3.8 Halaman </w:t>
            </w:r>
            <w:r w:rsidRPr="00781925">
              <w:rPr>
                <w:rStyle w:val="Hyperlink"/>
                <w:i/>
                <w:iCs/>
                <w:noProof/>
                <w:lang w:val="en-US"/>
              </w:rPr>
              <w:t>Lead</w:t>
            </w:r>
            <w:r>
              <w:rPr>
                <w:noProof/>
                <w:webHidden/>
              </w:rPr>
              <w:tab/>
            </w:r>
            <w:r>
              <w:rPr>
                <w:noProof/>
                <w:webHidden/>
              </w:rPr>
              <w:fldChar w:fldCharType="begin"/>
            </w:r>
            <w:r>
              <w:rPr>
                <w:noProof/>
                <w:webHidden/>
              </w:rPr>
              <w:instrText xml:space="preserve"> PAGEREF _Toc74879929 \h </w:instrText>
            </w:r>
            <w:r>
              <w:rPr>
                <w:noProof/>
                <w:webHidden/>
              </w:rPr>
            </w:r>
            <w:r>
              <w:rPr>
                <w:noProof/>
                <w:webHidden/>
              </w:rPr>
              <w:fldChar w:fldCharType="separate"/>
            </w:r>
            <w:r>
              <w:rPr>
                <w:noProof/>
                <w:webHidden/>
              </w:rPr>
              <w:t>42</w:t>
            </w:r>
            <w:r>
              <w:rPr>
                <w:noProof/>
                <w:webHidden/>
              </w:rPr>
              <w:fldChar w:fldCharType="end"/>
            </w:r>
          </w:hyperlink>
        </w:p>
        <w:p w14:paraId="2F563A28" w14:textId="42CE01A8" w:rsidR="00E9683A" w:rsidRDefault="00E9683A">
          <w:pPr>
            <w:pStyle w:val="TOC2"/>
            <w:tabs>
              <w:tab w:val="right" w:leader="dot" w:pos="7927"/>
            </w:tabs>
            <w:rPr>
              <w:rFonts w:eastAsiaTheme="minorEastAsia"/>
              <w:noProof/>
              <w:sz w:val="22"/>
              <w:szCs w:val="22"/>
              <w:lang w:val="en-ID" w:eastAsia="en-ID"/>
            </w:rPr>
          </w:pPr>
          <w:hyperlink w:anchor="_Toc74879930" w:history="1">
            <w:r w:rsidRPr="00781925">
              <w:rPr>
                <w:rStyle w:val="Hyperlink"/>
                <w:noProof/>
                <w:lang w:val="en-US"/>
              </w:rPr>
              <w:t xml:space="preserve">3.9 Halaman </w:t>
            </w:r>
            <w:r w:rsidRPr="00781925">
              <w:rPr>
                <w:rStyle w:val="Hyperlink"/>
                <w:i/>
                <w:iCs/>
                <w:noProof/>
                <w:lang w:val="en-US"/>
              </w:rPr>
              <w:t>Deal</w:t>
            </w:r>
            <w:r>
              <w:rPr>
                <w:noProof/>
                <w:webHidden/>
              </w:rPr>
              <w:tab/>
            </w:r>
            <w:r>
              <w:rPr>
                <w:noProof/>
                <w:webHidden/>
              </w:rPr>
              <w:fldChar w:fldCharType="begin"/>
            </w:r>
            <w:r>
              <w:rPr>
                <w:noProof/>
                <w:webHidden/>
              </w:rPr>
              <w:instrText xml:space="preserve"> PAGEREF _Toc74879930 \h </w:instrText>
            </w:r>
            <w:r>
              <w:rPr>
                <w:noProof/>
                <w:webHidden/>
              </w:rPr>
            </w:r>
            <w:r>
              <w:rPr>
                <w:noProof/>
                <w:webHidden/>
              </w:rPr>
              <w:fldChar w:fldCharType="separate"/>
            </w:r>
            <w:r>
              <w:rPr>
                <w:noProof/>
                <w:webHidden/>
              </w:rPr>
              <w:t>42</w:t>
            </w:r>
            <w:r>
              <w:rPr>
                <w:noProof/>
                <w:webHidden/>
              </w:rPr>
              <w:fldChar w:fldCharType="end"/>
            </w:r>
          </w:hyperlink>
        </w:p>
        <w:p w14:paraId="1A01E13B" w14:textId="68359E79" w:rsidR="00E9683A" w:rsidRDefault="00E9683A">
          <w:pPr>
            <w:pStyle w:val="TOC2"/>
            <w:tabs>
              <w:tab w:val="right" w:leader="dot" w:pos="7927"/>
            </w:tabs>
            <w:rPr>
              <w:rFonts w:eastAsiaTheme="minorEastAsia"/>
              <w:noProof/>
              <w:sz w:val="22"/>
              <w:szCs w:val="22"/>
              <w:lang w:val="en-ID" w:eastAsia="en-ID"/>
            </w:rPr>
          </w:pPr>
          <w:hyperlink w:anchor="_Toc74879931" w:history="1">
            <w:r w:rsidRPr="00781925">
              <w:rPr>
                <w:rStyle w:val="Hyperlink"/>
                <w:noProof/>
                <w:lang w:val="en-US"/>
              </w:rPr>
              <w:t xml:space="preserve">3.10 Halaman </w:t>
            </w:r>
            <w:r w:rsidRPr="00781925">
              <w:rPr>
                <w:rStyle w:val="Hyperlink"/>
                <w:i/>
                <w:iCs/>
                <w:noProof/>
                <w:lang w:val="en-US"/>
              </w:rPr>
              <w:t>Cancel</w:t>
            </w:r>
            <w:r>
              <w:rPr>
                <w:noProof/>
                <w:webHidden/>
              </w:rPr>
              <w:tab/>
            </w:r>
            <w:r>
              <w:rPr>
                <w:noProof/>
                <w:webHidden/>
              </w:rPr>
              <w:fldChar w:fldCharType="begin"/>
            </w:r>
            <w:r>
              <w:rPr>
                <w:noProof/>
                <w:webHidden/>
              </w:rPr>
              <w:instrText xml:space="preserve"> PAGEREF _Toc74879931 \h </w:instrText>
            </w:r>
            <w:r>
              <w:rPr>
                <w:noProof/>
                <w:webHidden/>
              </w:rPr>
            </w:r>
            <w:r>
              <w:rPr>
                <w:noProof/>
                <w:webHidden/>
              </w:rPr>
              <w:fldChar w:fldCharType="separate"/>
            </w:r>
            <w:r>
              <w:rPr>
                <w:noProof/>
                <w:webHidden/>
              </w:rPr>
              <w:t>43</w:t>
            </w:r>
            <w:r>
              <w:rPr>
                <w:noProof/>
                <w:webHidden/>
              </w:rPr>
              <w:fldChar w:fldCharType="end"/>
            </w:r>
          </w:hyperlink>
        </w:p>
        <w:p w14:paraId="552A5FF6" w14:textId="5A9587F3" w:rsidR="00E9683A" w:rsidRDefault="00E9683A">
          <w:pPr>
            <w:pStyle w:val="TOC2"/>
            <w:tabs>
              <w:tab w:val="right" w:leader="dot" w:pos="7927"/>
            </w:tabs>
            <w:rPr>
              <w:rFonts w:eastAsiaTheme="minorEastAsia"/>
              <w:noProof/>
              <w:sz w:val="22"/>
              <w:szCs w:val="22"/>
              <w:lang w:val="en-ID" w:eastAsia="en-ID"/>
            </w:rPr>
          </w:pPr>
          <w:hyperlink w:anchor="_Toc74879932" w:history="1">
            <w:r w:rsidRPr="00781925">
              <w:rPr>
                <w:rStyle w:val="Hyperlink"/>
                <w:noProof/>
                <w:lang w:val="en-US"/>
              </w:rPr>
              <w:t xml:space="preserve">3.11 Halaman </w:t>
            </w:r>
            <w:r w:rsidRPr="00781925">
              <w:rPr>
                <w:rStyle w:val="Hyperlink"/>
                <w:i/>
                <w:iCs/>
                <w:noProof/>
                <w:lang w:val="en-US"/>
              </w:rPr>
              <w:t>History</w:t>
            </w:r>
            <w:r>
              <w:rPr>
                <w:noProof/>
                <w:webHidden/>
              </w:rPr>
              <w:tab/>
            </w:r>
            <w:r>
              <w:rPr>
                <w:noProof/>
                <w:webHidden/>
              </w:rPr>
              <w:fldChar w:fldCharType="begin"/>
            </w:r>
            <w:r>
              <w:rPr>
                <w:noProof/>
                <w:webHidden/>
              </w:rPr>
              <w:instrText xml:space="preserve"> PAGEREF _Toc74879932 \h </w:instrText>
            </w:r>
            <w:r>
              <w:rPr>
                <w:noProof/>
                <w:webHidden/>
              </w:rPr>
            </w:r>
            <w:r>
              <w:rPr>
                <w:noProof/>
                <w:webHidden/>
              </w:rPr>
              <w:fldChar w:fldCharType="separate"/>
            </w:r>
            <w:r>
              <w:rPr>
                <w:noProof/>
                <w:webHidden/>
              </w:rPr>
              <w:t>43</w:t>
            </w:r>
            <w:r>
              <w:rPr>
                <w:noProof/>
                <w:webHidden/>
              </w:rPr>
              <w:fldChar w:fldCharType="end"/>
            </w:r>
          </w:hyperlink>
        </w:p>
        <w:p w14:paraId="55B03DCD" w14:textId="0B3D6B43" w:rsidR="00E9683A" w:rsidRDefault="00E9683A">
          <w:pPr>
            <w:pStyle w:val="TOC1"/>
            <w:tabs>
              <w:tab w:val="right" w:leader="dot" w:pos="7927"/>
            </w:tabs>
            <w:rPr>
              <w:rFonts w:eastAsiaTheme="minorEastAsia"/>
              <w:noProof/>
              <w:sz w:val="22"/>
              <w:szCs w:val="22"/>
              <w:lang w:val="en-ID" w:eastAsia="en-ID"/>
            </w:rPr>
          </w:pPr>
          <w:hyperlink w:anchor="_Toc74879933" w:history="1">
            <w:r w:rsidRPr="00781925">
              <w:rPr>
                <w:rStyle w:val="Hyperlink"/>
                <w:noProof/>
              </w:rPr>
              <w:t>BAB 4</w:t>
            </w:r>
            <w:r w:rsidRPr="00781925">
              <w:rPr>
                <w:rStyle w:val="Hyperlink"/>
                <w:noProof/>
                <w:lang w:val="en-US"/>
              </w:rPr>
              <w:t xml:space="preserve"> Hasil Pekerjaan</w:t>
            </w:r>
            <w:r>
              <w:rPr>
                <w:noProof/>
                <w:webHidden/>
              </w:rPr>
              <w:tab/>
            </w:r>
            <w:r>
              <w:rPr>
                <w:noProof/>
                <w:webHidden/>
              </w:rPr>
              <w:fldChar w:fldCharType="begin"/>
            </w:r>
            <w:r>
              <w:rPr>
                <w:noProof/>
                <w:webHidden/>
              </w:rPr>
              <w:instrText xml:space="preserve"> PAGEREF _Toc74879933 \h </w:instrText>
            </w:r>
            <w:r>
              <w:rPr>
                <w:noProof/>
                <w:webHidden/>
              </w:rPr>
            </w:r>
            <w:r>
              <w:rPr>
                <w:noProof/>
                <w:webHidden/>
              </w:rPr>
              <w:fldChar w:fldCharType="separate"/>
            </w:r>
            <w:r>
              <w:rPr>
                <w:noProof/>
                <w:webHidden/>
              </w:rPr>
              <w:t>44</w:t>
            </w:r>
            <w:r>
              <w:rPr>
                <w:noProof/>
                <w:webHidden/>
              </w:rPr>
              <w:fldChar w:fldCharType="end"/>
            </w:r>
          </w:hyperlink>
        </w:p>
        <w:p w14:paraId="653FCEB7" w14:textId="51841D4E" w:rsidR="00E9683A" w:rsidRDefault="00E9683A">
          <w:pPr>
            <w:pStyle w:val="TOC2"/>
            <w:tabs>
              <w:tab w:val="right" w:leader="dot" w:pos="7927"/>
            </w:tabs>
            <w:rPr>
              <w:rFonts w:eastAsiaTheme="minorEastAsia"/>
              <w:noProof/>
              <w:sz w:val="22"/>
              <w:szCs w:val="22"/>
              <w:lang w:val="en-ID" w:eastAsia="en-ID"/>
            </w:rPr>
          </w:pPr>
          <w:hyperlink w:anchor="_Toc74879934" w:history="1">
            <w:r w:rsidRPr="00781925">
              <w:rPr>
                <w:rStyle w:val="Hyperlink"/>
                <w:noProof/>
              </w:rPr>
              <w:t>4.1 Tahapan Implementasi</w:t>
            </w:r>
            <w:r>
              <w:rPr>
                <w:noProof/>
                <w:webHidden/>
              </w:rPr>
              <w:tab/>
            </w:r>
            <w:r>
              <w:rPr>
                <w:noProof/>
                <w:webHidden/>
              </w:rPr>
              <w:fldChar w:fldCharType="begin"/>
            </w:r>
            <w:r>
              <w:rPr>
                <w:noProof/>
                <w:webHidden/>
              </w:rPr>
              <w:instrText xml:space="preserve"> PAGEREF _Toc74879934 \h </w:instrText>
            </w:r>
            <w:r>
              <w:rPr>
                <w:noProof/>
                <w:webHidden/>
              </w:rPr>
            </w:r>
            <w:r>
              <w:rPr>
                <w:noProof/>
                <w:webHidden/>
              </w:rPr>
              <w:fldChar w:fldCharType="separate"/>
            </w:r>
            <w:r>
              <w:rPr>
                <w:noProof/>
                <w:webHidden/>
              </w:rPr>
              <w:t>44</w:t>
            </w:r>
            <w:r>
              <w:rPr>
                <w:noProof/>
                <w:webHidden/>
              </w:rPr>
              <w:fldChar w:fldCharType="end"/>
            </w:r>
          </w:hyperlink>
        </w:p>
        <w:p w14:paraId="5BEA3C3D" w14:textId="46C55E30" w:rsidR="00E9683A" w:rsidRDefault="00E9683A">
          <w:pPr>
            <w:pStyle w:val="TOC3"/>
            <w:tabs>
              <w:tab w:val="right" w:leader="dot" w:pos="7927"/>
            </w:tabs>
            <w:rPr>
              <w:rFonts w:eastAsiaTheme="minorEastAsia"/>
              <w:noProof/>
              <w:sz w:val="22"/>
              <w:szCs w:val="22"/>
              <w:lang w:val="en-ID" w:eastAsia="en-ID"/>
            </w:rPr>
          </w:pPr>
          <w:hyperlink w:anchor="_Toc74879935" w:history="1">
            <w:r w:rsidRPr="00781925">
              <w:rPr>
                <w:rStyle w:val="Hyperlink"/>
                <w:noProof/>
              </w:rPr>
              <w:t>4.1.1 Produk/Jasa yang dihasilkan</w:t>
            </w:r>
            <w:r>
              <w:rPr>
                <w:noProof/>
                <w:webHidden/>
              </w:rPr>
              <w:tab/>
            </w:r>
            <w:r>
              <w:rPr>
                <w:noProof/>
                <w:webHidden/>
              </w:rPr>
              <w:fldChar w:fldCharType="begin"/>
            </w:r>
            <w:r>
              <w:rPr>
                <w:noProof/>
                <w:webHidden/>
              </w:rPr>
              <w:instrText xml:space="preserve"> PAGEREF _Toc74879935 \h </w:instrText>
            </w:r>
            <w:r>
              <w:rPr>
                <w:noProof/>
                <w:webHidden/>
              </w:rPr>
            </w:r>
            <w:r>
              <w:rPr>
                <w:noProof/>
                <w:webHidden/>
              </w:rPr>
              <w:fldChar w:fldCharType="separate"/>
            </w:r>
            <w:r>
              <w:rPr>
                <w:noProof/>
                <w:webHidden/>
              </w:rPr>
              <w:t>44</w:t>
            </w:r>
            <w:r>
              <w:rPr>
                <w:noProof/>
                <w:webHidden/>
              </w:rPr>
              <w:fldChar w:fldCharType="end"/>
            </w:r>
          </w:hyperlink>
        </w:p>
        <w:p w14:paraId="4415D05E" w14:textId="5674EA69" w:rsidR="00E9683A" w:rsidRDefault="00E9683A">
          <w:pPr>
            <w:pStyle w:val="TOC3"/>
            <w:tabs>
              <w:tab w:val="right" w:leader="dot" w:pos="7927"/>
            </w:tabs>
            <w:rPr>
              <w:rFonts w:eastAsiaTheme="minorEastAsia"/>
              <w:noProof/>
              <w:sz w:val="22"/>
              <w:szCs w:val="22"/>
              <w:lang w:val="en-ID" w:eastAsia="en-ID"/>
            </w:rPr>
          </w:pPr>
          <w:hyperlink w:anchor="_Toc74879936" w:history="1">
            <w:r w:rsidRPr="00781925">
              <w:rPr>
                <w:rStyle w:val="Hyperlink"/>
                <w:noProof/>
              </w:rPr>
              <w:t>4.1.2 Spesifikasi Perangkat Keras (</w:t>
            </w:r>
            <w:r w:rsidRPr="00781925">
              <w:rPr>
                <w:rStyle w:val="Hyperlink"/>
                <w:i/>
                <w:iCs/>
                <w:noProof/>
              </w:rPr>
              <w:t>Hardware</w:t>
            </w:r>
            <w:r w:rsidRPr="00781925">
              <w:rPr>
                <w:rStyle w:val="Hyperlink"/>
                <w:noProof/>
              </w:rPr>
              <w:t>)</w:t>
            </w:r>
            <w:r>
              <w:rPr>
                <w:noProof/>
                <w:webHidden/>
              </w:rPr>
              <w:tab/>
            </w:r>
            <w:r>
              <w:rPr>
                <w:noProof/>
                <w:webHidden/>
              </w:rPr>
              <w:fldChar w:fldCharType="begin"/>
            </w:r>
            <w:r>
              <w:rPr>
                <w:noProof/>
                <w:webHidden/>
              </w:rPr>
              <w:instrText xml:space="preserve"> PAGEREF _Toc74879936 \h </w:instrText>
            </w:r>
            <w:r>
              <w:rPr>
                <w:noProof/>
                <w:webHidden/>
              </w:rPr>
            </w:r>
            <w:r>
              <w:rPr>
                <w:noProof/>
                <w:webHidden/>
              </w:rPr>
              <w:fldChar w:fldCharType="separate"/>
            </w:r>
            <w:r>
              <w:rPr>
                <w:noProof/>
                <w:webHidden/>
              </w:rPr>
              <w:t>44</w:t>
            </w:r>
            <w:r>
              <w:rPr>
                <w:noProof/>
                <w:webHidden/>
              </w:rPr>
              <w:fldChar w:fldCharType="end"/>
            </w:r>
          </w:hyperlink>
        </w:p>
        <w:p w14:paraId="13E788AF" w14:textId="7B4BEFB3" w:rsidR="00E9683A" w:rsidRDefault="00E9683A">
          <w:pPr>
            <w:pStyle w:val="TOC3"/>
            <w:tabs>
              <w:tab w:val="right" w:leader="dot" w:pos="7927"/>
            </w:tabs>
            <w:rPr>
              <w:rFonts w:eastAsiaTheme="minorEastAsia"/>
              <w:noProof/>
              <w:sz w:val="22"/>
              <w:szCs w:val="22"/>
              <w:lang w:val="en-ID" w:eastAsia="en-ID"/>
            </w:rPr>
          </w:pPr>
          <w:hyperlink w:anchor="_Toc74879937" w:history="1">
            <w:r w:rsidRPr="00781925">
              <w:rPr>
                <w:rStyle w:val="Hyperlink"/>
                <w:noProof/>
              </w:rPr>
              <w:t>4.1.3 Spesifikasi Perangkat Lunak (</w:t>
            </w:r>
            <w:r w:rsidRPr="00781925">
              <w:rPr>
                <w:rStyle w:val="Hyperlink"/>
                <w:i/>
                <w:iCs/>
                <w:noProof/>
              </w:rPr>
              <w:t>Software</w:t>
            </w:r>
            <w:r w:rsidRPr="00781925">
              <w:rPr>
                <w:rStyle w:val="Hyperlink"/>
                <w:noProof/>
              </w:rPr>
              <w:t>)</w:t>
            </w:r>
            <w:r>
              <w:rPr>
                <w:noProof/>
                <w:webHidden/>
              </w:rPr>
              <w:tab/>
            </w:r>
            <w:r>
              <w:rPr>
                <w:noProof/>
                <w:webHidden/>
              </w:rPr>
              <w:fldChar w:fldCharType="begin"/>
            </w:r>
            <w:r>
              <w:rPr>
                <w:noProof/>
                <w:webHidden/>
              </w:rPr>
              <w:instrText xml:space="preserve"> PAGEREF _Toc74879937 \h </w:instrText>
            </w:r>
            <w:r>
              <w:rPr>
                <w:noProof/>
                <w:webHidden/>
              </w:rPr>
            </w:r>
            <w:r>
              <w:rPr>
                <w:noProof/>
                <w:webHidden/>
              </w:rPr>
              <w:fldChar w:fldCharType="separate"/>
            </w:r>
            <w:r>
              <w:rPr>
                <w:noProof/>
                <w:webHidden/>
              </w:rPr>
              <w:t>44</w:t>
            </w:r>
            <w:r>
              <w:rPr>
                <w:noProof/>
                <w:webHidden/>
              </w:rPr>
              <w:fldChar w:fldCharType="end"/>
            </w:r>
          </w:hyperlink>
        </w:p>
        <w:p w14:paraId="34734F95" w14:textId="0E675469" w:rsidR="00E9683A" w:rsidRDefault="00E9683A">
          <w:pPr>
            <w:pStyle w:val="TOC2"/>
            <w:tabs>
              <w:tab w:val="right" w:leader="dot" w:pos="7927"/>
            </w:tabs>
            <w:rPr>
              <w:rFonts w:eastAsiaTheme="minorEastAsia"/>
              <w:noProof/>
              <w:sz w:val="22"/>
              <w:szCs w:val="22"/>
              <w:lang w:val="en-ID" w:eastAsia="en-ID"/>
            </w:rPr>
          </w:pPr>
          <w:hyperlink w:anchor="_Toc74879938" w:history="1">
            <w:r w:rsidRPr="00781925">
              <w:rPr>
                <w:rStyle w:val="Hyperlink"/>
                <w:noProof/>
                <w:lang w:val="en-US"/>
              </w:rPr>
              <w:t>4.2</w:t>
            </w:r>
            <w:r w:rsidRPr="00781925">
              <w:rPr>
                <w:rStyle w:val="Hyperlink"/>
                <w:noProof/>
              </w:rPr>
              <w:t xml:space="preserve"> Implementasi</w:t>
            </w:r>
            <w:r w:rsidRPr="00781925">
              <w:rPr>
                <w:rStyle w:val="Hyperlink"/>
                <w:noProof/>
                <w:lang w:val="en-US"/>
              </w:rPr>
              <w:t xml:space="preserve"> Basis Data</w:t>
            </w:r>
            <w:r>
              <w:rPr>
                <w:noProof/>
                <w:webHidden/>
              </w:rPr>
              <w:tab/>
            </w:r>
            <w:r>
              <w:rPr>
                <w:noProof/>
                <w:webHidden/>
              </w:rPr>
              <w:fldChar w:fldCharType="begin"/>
            </w:r>
            <w:r>
              <w:rPr>
                <w:noProof/>
                <w:webHidden/>
              </w:rPr>
              <w:instrText xml:space="preserve"> PAGEREF _Toc74879938 \h </w:instrText>
            </w:r>
            <w:r>
              <w:rPr>
                <w:noProof/>
                <w:webHidden/>
              </w:rPr>
            </w:r>
            <w:r>
              <w:rPr>
                <w:noProof/>
                <w:webHidden/>
              </w:rPr>
              <w:fldChar w:fldCharType="separate"/>
            </w:r>
            <w:r>
              <w:rPr>
                <w:noProof/>
                <w:webHidden/>
              </w:rPr>
              <w:t>45</w:t>
            </w:r>
            <w:r>
              <w:rPr>
                <w:noProof/>
                <w:webHidden/>
              </w:rPr>
              <w:fldChar w:fldCharType="end"/>
            </w:r>
          </w:hyperlink>
        </w:p>
        <w:p w14:paraId="46C0CED6" w14:textId="73AA2ED1" w:rsidR="00E9683A" w:rsidRDefault="00E9683A">
          <w:pPr>
            <w:pStyle w:val="TOC3"/>
            <w:tabs>
              <w:tab w:val="right" w:leader="dot" w:pos="7927"/>
            </w:tabs>
            <w:rPr>
              <w:rFonts w:eastAsiaTheme="minorEastAsia"/>
              <w:noProof/>
              <w:sz w:val="22"/>
              <w:szCs w:val="22"/>
              <w:lang w:val="en-ID" w:eastAsia="en-ID"/>
            </w:rPr>
          </w:pPr>
          <w:hyperlink w:anchor="_Toc74879939" w:history="1">
            <w:r w:rsidRPr="00781925">
              <w:rPr>
                <w:rStyle w:val="Hyperlink"/>
                <w:noProof/>
                <w:lang w:val="en-US"/>
              </w:rPr>
              <w:t xml:space="preserve">4.2.1 Tabel </w:t>
            </w:r>
            <w:r w:rsidRPr="00781925">
              <w:rPr>
                <w:rStyle w:val="Hyperlink"/>
                <w:i/>
                <w:iCs/>
                <w:noProof/>
                <w:lang w:val="en-US"/>
              </w:rPr>
              <w:t>Companies</w:t>
            </w:r>
            <w:r>
              <w:rPr>
                <w:noProof/>
                <w:webHidden/>
              </w:rPr>
              <w:tab/>
            </w:r>
            <w:r>
              <w:rPr>
                <w:noProof/>
                <w:webHidden/>
              </w:rPr>
              <w:fldChar w:fldCharType="begin"/>
            </w:r>
            <w:r>
              <w:rPr>
                <w:noProof/>
                <w:webHidden/>
              </w:rPr>
              <w:instrText xml:space="preserve"> PAGEREF _Toc74879939 \h </w:instrText>
            </w:r>
            <w:r>
              <w:rPr>
                <w:noProof/>
                <w:webHidden/>
              </w:rPr>
            </w:r>
            <w:r>
              <w:rPr>
                <w:noProof/>
                <w:webHidden/>
              </w:rPr>
              <w:fldChar w:fldCharType="separate"/>
            </w:r>
            <w:r>
              <w:rPr>
                <w:noProof/>
                <w:webHidden/>
              </w:rPr>
              <w:t>45</w:t>
            </w:r>
            <w:r>
              <w:rPr>
                <w:noProof/>
                <w:webHidden/>
              </w:rPr>
              <w:fldChar w:fldCharType="end"/>
            </w:r>
          </w:hyperlink>
        </w:p>
        <w:p w14:paraId="6DCBBB0F" w14:textId="5167F44A" w:rsidR="00E9683A" w:rsidRDefault="00E9683A">
          <w:pPr>
            <w:pStyle w:val="TOC3"/>
            <w:tabs>
              <w:tab w:val="right" w:leader="dot" w:pos="7927"/>
            </w:tabs>
            <w:rPr>
              <w:rFonts w:eastAsiaTheme="minorEastAsia"/>
              <w:noProof/>
              <w:sz w:val="22"/>
              <w:szCs w:val="22"/>
              <w:lang w:val="en-ID" w:eastAsia="en-ID"/>
            </w:rPr>
          </w:pPr>
          <w:hyperlink w:anchor="_Toc74879940" w:history="1">
            <w:r w:rsidRPr="00781925">
              <w:rPr>
                <w:rStyle w:val="Hyperlink"/>
                <w:noProof/>
                <w:lang w:val="en-US"/>
              </w:rPr>
              <w:t xml:space="preserve">4.2.2 Tabel </w:t>
            </w:r>
            <w:r w:rsidRPr="00781925">
              <w:rPr>
                <w:rStyle w:val="Hyperlink"/>
                <w:i/>
                <w:iCs/>
                <w:noProof/>
                <w:lang w:val="en-US"/>
              </w:rPr>
              <w:t>History</w:t>
            </w:r>
            <w:r>
              <w:rPr>
                <w:noProof/>
                <w:webHidden/>
              </w:rPr>
              <w:tab/>
            </w:r>
            <w:r>
              <w:rPr>
                <w:noProof/>
                <w:webHidden/>
              </w:rPr>
              <w:fldChar w:fldCharType="begin"/>
            </w:r>
            <w:r>
              <w:rPr>
                <w:noProof/>
                <w:webHidden/>
              </w:rPr>
              <w:instrText xml:space="preserve"> PAGEREF _Toc74879940 \h </w:instrText>
            </w:r>
            <w:r>
              <w:rPr>
                <w:noProof/>
                <w:webHidden/>
              </w:rPr>
            </w:r>
            <w:r>
              <w:rPr>
                <w:noProof/>
                <w:webHidden/>
              </w:rPr>
              <w:fldChar w:fldCharType="separate"/>
            </w:r>
            <w:r>
              <w:rPr>
                <w:noProof/>
                <w:webHidden/>
              </w:rPr>
              <w:t>46</w:t>
            </w:r>
            <w:r>
              <w:rPr>
                <w:noProof/>
                <w:webHidden/>
              </w:rPr>
              <w:fldChar w:fldCharType="end"/>
            </w:r>
          </w:hyperlink>
        </w:p>
        <w:p w14:paraId="3BD42E0D" w14:textId="3617F090" w:rsidR="00E9683A" w:rsidRDefault="00E9683A">
          <w:pPr>
            <w:pStyle w:val="TOC3"/>
            <w:tabs>
              <w:tab w:val="right" w:leader="dot" w:pos="7927"/>
            </w:tabs>
            <w:rPr>
              <w:rFonts w:eastAsiaTheme="minorEastAsia"/>
              <w:noProof/>
              <w:sz w:val="22"/>
              <w:szCs w:val="22"/>
              <w:lang w:val="en-ID" w:eastAsia="en-ID"/>
            </w:rPr>
          </w:pPr>
          <w:hyperlink w:anchor="_Toc74879941" w:history="1">
            <w:r w:rsidRPr="00781925">
              <w:rPr>
                <w:rStyle w:val="Hyperlink"/>
                <w:noProof/>
                <w:lang w:val="en-US"/>
              </w:rPr>
              <w:t xml:space="preserve">4.2.3 Tabel Kategory </w:t>
            </w:r>
            <w:r w:rsidRPr="00781925">
              <w:rPr>
                <w:rStyle w:val="Hyperlink"/>
                <w:i/>
                <w:iCs/>
                <w:noProof/>
                <w:lang w:val="en-US"/>
              </w:rPr>
              <w:t>Lead</w:t>
            </w:r>
            <w:r>
              <w:rPr>
                <w:noProof/>
                <w:webHidden/>
              </w:rPr>
              <w:tab/>
            </w:r>
            <w:r>
              <w:rPr>
                <w:noProof/>
                <w:webHidden/>
              </w:rPr>
              <w:fldChar w:fldCharType="begin"/>
            </w:r>
            <w:r>
              <w:rPr>
                <w:noProof/>
                <w:webHidden/>
              </w:rPr>
              <w:instrText xml:space="preserve"> PAGEREF _Toc74879941 \h </w:instrText>
            </w:r>
            <w:r>
              <w:rPr>
                <w:noProof/>
                <w:webHidden/>
              </w:rPr>
            </w:r>
            <w:r>
              <w:rPr>
                <w:noProof/>
                <w:webHidden/>
              </w:rPr>
              <w:fldChar w:fldCharType="separate"/>
            </w:r>
            <w:r>
              <w:rPr>
                <w:noProof/>
                <w:webHidden/>
              </w:rPr>
              <w:t>46</w:t>
            </w:r>
            <w:r>
              <w:rPr>
                <w:noProof/>
                <w:webHidden/>
              </w:rPr>
              <w:fldChar w:fldCharType="end"/>
            </w:r>
          </w:hyperlink>
        </w:p>
        <w:p w14:paraId="55F78F73" w14:textId="445A9894" w:rsidR="00E9683A" w:rsidRDefault="00E9683A">
          <w:pPr>
            <w:pStyle w:val="TOC3"/>
            <w:tabs>
              <w:tab w:val="right" w:leader="dot" w:pos="7927"/>
            </w:tabs>
            <w:rPr>
              <w:rFonts w:eastAsiaTheme="minorEastAsia"/>
              <w:noProof/>
              <w:sz w:val="22"/>
              <w:szCs w:val="22"/>
              <w:lang w:val="en-ID" w:eastAsia="en-ID"/>
            </w:rPr>
          </w:pPr>
          <w:hyperlink w:anchor="_Toc74879942" w:history="1">
            <w:r w:rsidRPr="00781925">
              <w:rPr>
                <w:rStyle w:val="Hyperlink"/>
                <w:noProof/>
                <w:lang w:val="en-US"/>
              </w:rPr>
              <w:t xml:space="preserve">4.2.4 Tabel </w:t>
            </w:r>
            <w:r w:rsidRPr="00781925">
              <w:rPr>
                <w:rStyle w:val="Hyperlink"/>
                <w:i/>
                <w:iCs/>
                <w:noProof/>
                <w:lang w:val="en-US"/>
              </w:rPr>
              <w:t>Menu</w:t>
            </w:r>
            <w:r>
              <w:rPr>
                <w:noProof/>
                <w:webHidden/>
              </w:rPr>
              <w:tab/>
            </w:r>
            <w:r>
              <w:rPr>
                <w:noProof/>
                <w:webHidden/>
              </w:rPr>
              <w:fldChar w:fldCharType="begin"/>
            </w:r>
            <w:r>
              <w:rPr>
                <w:noProof/>
                <w:webHidden/>
              </w:rPr>
              <w:instrText xml:space="preserve"> PAGEREF _Toc74879942 \h </w:instrText>
            </w:r>
            <w:r>
              <w:rPr>
                <w:noProof/>
                <w:webHidden/>
              </w:rPr>
            </w:r>
            <w:r>
              <w:rPr>
                <w:noProof/>
                <w:webHidden/>
              </w:rPr>
              <w:fldChar w:fldCharType="separate"/>
            </w:r>
            <w:r>
              <w:rPr>
                <w:noProof/>
                <w:webHidden/>
              </w:rPr>
              <w:t>47</w:t>
            </w:r>
            <w:r>
              <w:rPr>
                <w:noProof/>
                <w:webHidden/>
              </w:rPr>
              <w:fldChar w:fldCharType="end"/>
            </w:r>
          </w:hyperlink>
        </w:p>
        <w:p w14:paraId="154709BE" w14:textId="1E411A7E" w:rsidR="00E9683A" w:rsidRDefault="00E9683A">
          <w:pPr>
            <w:pStyle w:val="TOC3"/>
            <w:tabs>
              <w:tab w:val="right" w:leader="dot" w:pos="7927"/>
            </w:tabs>
            <w:rPr>
              <w:rFonts w:eastAsiaTheme="minorEastAsia"/>
              <w:noProof/>
              <w:sz w:val="22"/>
              <w:szCs w:val="22"/>
              <w:lang w:val="en-ID" w:eastAsia="en-ID"/>
            </w:rPr>
          </w:pPr>
          <w:hyperlink w:anchor="_Toc74879943" w:history="1">
            <w:r w:rsidRPr="00781925">
              <w:rPr>
                <w:rStyle w:val="Hyperlink"/>
                <w:noProof/>
                <w:lang w:val="en-US"/>
              </w:rPr>
              <w:t>4.2.5 Tabel Paket Layanan</w:t>
            </w:r>
            <w:r>
              <w:rPr>
                <w:noProof/>
                <w:webHidden/>
              </w:rPr>
              <w:tab/>
            </w:r>
            <w:r>
              <w:rPr>
                <w:noProof/>
                <w:webHidden/>
              </w:rPr>
              <w:fldChar w:fldCharType="begin"/>
            </w:r>
            <w:r>
              <w:rPr>
                <w:noProof/>
                <w:webHidden/>
              </w:rPr>
              <w:instrText xml:space="preserve"> PAGEREF _Toc74879943 \h </w:instrText>
            </w:r>
            <w:r>
              <w:rPr>
                <w:noProof/>
                <w:webHidden/>
              </w:rPr>
            </w:r>
            <w:r>
              <w:rPr>
                <w:noProof/>
                <w:webHidden/>
              </w:rPr>
              <w:fldChar w:fldCharType="separate"/>
            </w:r>
            <w:r>
              <w:rPr>
                <w:noProof/>
                <w:webHidden/>
              </w:rPr>
              <w:t>47</w:t>
            </w:r>
            <w:r>
              <w:rPr>
                <w:noProof/>
                <w:webHidden/>
              </w:rPr>
              <w:fldChar w:fldCharType="end"/>
            </w:r>
          </w:hyperlink>
        </w:p>
        <w:p w14:paraId="614D8521" w14:textId="6024AF94" w:rsidR="00E9683A" w:rsidRDefault="00E9683A">
          <w:pPr>
            <w:pStyle w:val="TOC3"/>
            <w:tabs>
              <w:tab w:val="right" w:leader="dot" w:pos="7927"/>
            </w:tabs>
            <w:rPr>
              <w:rFonts w:eastAsiaTheme="minorEastAsia"/>
              <w:noProof/>
              <w:sz w:val="22"/>
              <w:szCs w:val="22"/>
              <w:lang w:val="en-ID" w:eastAsia="en-ID"/>
            </w:rPr>
          </w:pPr>
          <w:hyperlink w:anchor="_Toc74879944" w:history="1">
            <w:r w:rsidRPr="00781925">
              <w:rPr>
                <w:rStyle w:val="Hyperlink"/>
                <w:noProof/>
                <w:lang w:val="en-US"/>
              </w:rPr>
              <w:t xml:space="preserve">4.2.6 Tabel </w:t>
            </w:r>
            <w:r w:rsidRPr="00781925">
              <w:rPr>
                <w:rStyle w:val="Hyperlink"/>
                <w:i/>
                <w:iCs/>
                <w:noProof/>
                <w:lang w:val="en-US"/>
              </w:rPr>
              <w:t>Sub-Menu</w:t>
            </w:r>
            <w:r>
              <w:rPr>
                <w:noProof/>
                <w:webHidden/>
              </w:rPr>
              <w:tab/>
            </w:r>
            <w:r>
              <w:rPr>
                <w:noProof/>
                <w:webHidden/>
              </w:rPr>
              <w:fldChar w:fldCharType="begin"/>
            </w:r>
            <w:r>
              <w:rPr>
                <w:noProof/>
                <w:webHidden/>
              </w:rPr>
              <w:instrText xml:space="preserve"> PAGEREF _Toc74879944 \h </w:instrText>
            </w:r>
            <w:r>
              <w:rPr>
                <w:noProof/>
                <w:webHidden/>
              </w:rPr>
            </w:r>
            <w:r>
              <w:rPr>
                <w:noProof/>
                <w:webHidden/>
              </w:rPr>
              <w:fldChar w:fldCharType="separate"/>
            </w:r>
            <w:r>
              <w:rPr>
                <w:noProof/>
                <w:webHidden/>
              </w:rPr>
              <w:t>48</w:t>
            </w:r>
            <w:r>
              <w:rPr>
                <w:noProof/>
                <w:webHidden/>
              </w:rPr>
              <w:fldChar w:fldCharType="end"/>
            </w:r>
          </w:hyperlink>
        </w:p>
        <w:p w14:paraId="75F92B49" w14:textId="518568D4" w:rsidR="00E9683A" w:rsidRDefault="00E9683A">
          <w:pPr>
            <w:pStyle w:val="TOC3"/>
            <w:tabs>
              <w:tab w:val="right" w:leader="dot" w:pos="7927"/>
            </w:tabs>
            <w:rPr>
              <w:rFonts w:eastAsiaTheme="minorEastAsia"/>
              <w:noProof/>
              <w:sz w:val="22"/>
              <w:szCs w:val="22"/>
              <w:lang w:val="en-ID" w:eastAsia="en-ID"/>
            </w:rPr>
          </w:pPr>
          <w:hyperlink w:anchor="_Toc74879945" w:history="1">
            <w:r w:rsidRPr="00781925">
              <w:rPr>
                <w:rStyle w:val="Hyperlink"/>
                <w:noProof/>
                <w:lang w:val="en-US"/>
              </w:rPr>
              <w:t>4.2.7 Tabel Tahapan Progress</w:t>
            </w:r>
            <w:r>
              <w:rPr>
                <w:noProof/>
                <w:webHidden/>
              </w:rPr>
              <w:tab/>
            </w:r>
            <w:r>
              <w:rPr>
                <w:noProof/>
                <w:webHidden/>
              </w:rPr>
              <w:fldChar w:fldCharType="begin"/>
            </w:r>
            <w:r>
              <w:rPr>
                <w:noProof/>
                <w:webHidden/>
              </w:rPr>
              <w:instrText xml:space="preserve"> PAGEREF _Toc74879945 \h </w:instrText>
            </w:r>
            <w:r>
              <w:rPr>
                <w:noProof/>
                <w:webHidden/>
              </w:rPr>
            </w:r>
            <w:r>
              <w:rPr>
                <w:noProof/>
                <w:webHidden/>
              </w:rPr>
              <w:fldChar w:fldCharType="separate"/>
            </w:r>
            <w:r>
              <w:rPr>
                <w:noProof/>
                <w:webHidden/>
              </w:rPr>
              <w:t>48</w:t>
            </w:r>
            <w:r>
              <w:rPr>
                <w:noProof/>
                <w:webHidden/>
              </w:rPr>
              <w:fldChar w:fldCharType="end"/>
            </w:r>
          </w:hyperlink>
        </w:p>
        <w:p w14:paraId="72FE89BA" w14:textId="3071FBD6" w:rsidR="00E9683A" w:rsidRDefault="00E9683A">
          <w:pPr>
            <w:pStyle w:val="TOC3"/>
            <w:tabs>
              <w:tab w:val="right" w:leader="dot" w:pos="7927"/>
            </w:tabs>
            <w:rPr>
              <w:rFonts w:eastAsiaTheme="minorEastAsia"/>
              <w:noProof/>
              <w:sz w:val="22"/>
              <w:szCs w:val="22"/>
              <w:lang w:val="en-ID" w:eastAsia="en-ID"/>
            </w:rPr>
          </w:pPr>
          <w:hyperlink w:anchor="_Toc74879946" w:history="1">
            <w:r w:rsidRPr="00781925">
              <w:rPr>
                <w:rStyle w:val="Hyperlink"/>
                <w:noProof/>
                <w:lang w:val="en-US"/>
              </w:rPr>
              <w:t xml:space="preserve">4.2.8 Tabel </w:t>
            </w:r>
            <w:r w:rsidRPr="00781925">
              <w:rPr>
                <w:rStyle w:val="Hyperlink"/>
                <w:i/>
                <w:iCs/>
                <w:noProof/>
                <w:lang w:val="en-US"/>
              </w:rPr>
              <w:t>User</w:t>
            </w:r>
            <w:r>
              <w:rPr>
                <w:noProof/>
                <w:webHidden/>
              </w:rPr>
              <w:tab/>
            </w:r>
            <w:r>
              <w:rPr>
                <w:noProof/>
                <w:webHidden/>
              </w:rPr>
              <w:fldChar w:fldCharType="begin"/>
            </w:r>
            <w:r>
              <w:rPr>
                <w:noProof/>
                <w:webHidden/>
              </w:rPr>
              <w:instrText xml:space="preserve"> PAGEREF _Toc74879946 \h </w:instrText>
            </w:r>
            <w:r>
              <w:rPr>
                <w:noProof/>
                <w:webHidden/>
              </w:rPr>
            </w:r>
            <w:r>
              <w:rPr>
                <w:noProof/>
                <w:webHidden/>
              </w:rPr>
              <w:fldChar w:fldCharType="separate"/>
            </w:r>
            <w:r>
              <w:rPr>
                <w:noProof/>
                <w:webHidden/>
              </w:rPr>
              <w:t>48</w:t>
            </w:r>
            <w:r>
              <w:rPr>
                <w:noProof/>
                <w:webHidden/>
              </w:rPr>
              <w:fldChar w:fldCharType="end"/>
            </w:r>
          </w:hyperlink>
        </w:p>
        <w:p w14:paraId="29F6884D" w14:textId="18F8A541" w:rsidR="00E9683A" w:rsidRDefault="00E9683A">
          <w:pPr>
            <w:pStyle w:val="TOC2"/>
            <w:tabs>
              <w:tab w:val="right" w:leader="dot" w:pos="7927"/>
            </w:tabs>
            <w:rPr>
              <w:rFonts w:eastAsiaTheme="minorEastAsia"/>
              <w:noProof/>
              <w:sz w:val="22"/>
              <w:szCs w:val="22"/>
              <w:lang w:val="en-ID" w:eastAsia="en-ID"/>
            </w:rPr>
          </w:pPr>
          <w:hyperlink w:anchor="_Toc74879947" w:history="1">
            <w:r w:rsidRPr="00781925">
              <w:rPr>
                <w:rStyle w:val="Hyperlink"/>
                <w:noProof/>
                <w:lang w:val="en-US"/>
              </w:rPr>
              <w:t>4.3</w:t>
            </w:r>
            <w:r w:rsidRPr="00781925">
              <w:rPr>
                <w:rStyle w:val="Hyperlink"/>
                <w:noProof/>
              </w:rPr>
              <w:t xml:space="preserve"> Implementasi</w:t>
            </w:r>
            <w:r w:rsidRPr="00781925">
              <w:rPr>
                <w:rStyle w:val="Hyperlink"/>
                <w:noProof/>
                <w:lang w:val="en-US"/>
              </w:rPr>
              <w:t xml:space="preserve"> Eloquent ORM</w:t>
            </w:r>
            <w:r>
              <w:rPr>
                <w:noProof/>
                <w:webHidden/>
              </w:rPr>
              <w:tab/>
            </w:r>
            <w:r>
              <w:rPr>
                <w:noProof/>
                <w:webHidden/>
              </w:rPr>
              <w:fldChar w:fldCharType="begin"/>
            </w:r>
            <w:r>
              <w:rPr>
                <w:noProof/>
                <w:webHidden/>
              </w:rPr>
              <w:instrText xml:space="preserve"> PAGEREF _Toc74879947 \h </w:instrText>
            </w:r>
            <w:r>
              <w:rPr>
                <w:noProof/>
                <w:webHidden/>
              </w:rPr>
            </w:r>
            <w:r>
              <w:rPr>
                <w:noProof/>
                <w:webHidden/>
              </w:rPr>
              <w:fldChar w:fldCharType="separate"/>
            </w:r>
            <w:r>
              <w:rPr>
                <w:noProof/>
                <w:webHidden/>
              </w:rPr>
              <w:t>49</w:t>
            </w:r>
            <w:r>
              <w:rPr>
                <w:noProof/>
                <w:webHidden/>
              </w:rPr>
              <w:fldChar w:fldCharType="end"/>
            </w:r>
          </w:hyperlink>
        </w:p>
        <w:p w14:paraId="71D7C2D1" w14:textId="0FF3936D" w:rsidR="00E9683A" w:rsidRDefault="00E9683A">
          <w:pPr>
            <w:pStyle w:val="TOC3"/>
            <w:tabs>
              <w:tab w:val="right" w:leader="dot" w:pos="7927"/>
            </w:tabs>
            <w:rPr>
              <w:rFonts w:eastAsiaTheme="minorEastAsia"/>
              <w:noProof/>
              <w:sz w:val="22"/>
              <w:szCs w:val="22"/>
              <w:lang w:val="en-ID" w:eastAsia="en-ID"/>
            </w:rPr>
          </w:pPr>
          <w:hyperlink w:anchor="_Toc74879948" w:history="1">
            <w:r w:rsidRPr="00781925">
              <w:rPr>
                <w:rStyle w:val="Hyperlink"/>
                <w:noProof/>
                <w:lang w:val="en-US"/>
              </w:rPr>
              <w:t xml:space="preserve">4.3.1 Model </w:t>
            </w:r>
            <w:r w:rsidRPr="00781925">
              <w:rPr>
                <w:rStyle w:val="Hyperlink"/>
                <w:i/>
                <w:iCs/>
                <w:noProof/>
                <w:lang w:val="en-US"/>
              </w:rPr>
              <w:t>Companies</w:t>
            </w:r>
            <w:r>
              <w:rPr>
                <w:noProof/>
                <w:webHidden/>
              </w:rPr>
              <w:tab/>
            </w:r>
            <w:r>
              <w:rPr>
                <w:noProof/>
                <w:webHidden/>
              </w:rPr>
              <w:fldChar w:fldCharType="begin"/>
            </w:r>
            <w:r>
              <w:rPr>
                <w:noProof/>
                <w:webHidden/>
              </w:rPr>
              <w:instrText xml:space="preserve"> PAGEREF _Toc74879948 \h </w:instrText>
            </w:r>
            <w:r>
              <w:rPr>
                <w:noProof/>
                <w:webHidden/>
              </w:rPr>
            </w:r>
            <w:r>
              <w:rPr>
                <w:noProof/>
                <w:webHidden/>
              </w:rPr>
              <w:fldChar w:fldCharType="separate"/>
            </w:r>
            <w:r>
              <w:rPr>
                <w:noProof/>
                <w:webHidden/>
              </w:rPr>
              <w:t>49</w:t>
            </w:r>
            <w:r>
              <w:rPr>
                <w:noProof/>
                <w:webHidden/>
              </w:rPr>
              <w:fldChar w:fldCharType="end"/>
            </w:r>
          </w:hyperlink>
        </w:p>
        <w:p w14:paraId="7D59CBC0" w14:textId="4BBFCEAD" w:rsidR="00E9683A" w:rsidRDefault="00E9683A">
          <w:pPr>
            <w:pStyle w:val="TOC3"/>
            <w:tabs>
              <w:tab w:val="right" w:leader="dot" w:pos="7927"/>
            </w:tabs>
            <w:rPr>
              <w:rFonts w:eastAsiaTheme="minorEastAsia"/>
              <w:noProof/>
              <w:sz w:val="22"/>
              <w:szCs w:val="22"/>
              <w:lang w:val="en-ID" w:eastAsia="en-ID"/>
            </w:rPr>
          </w:pPr>
          <w:hyperlink w:anchor="_Toc74879949" w:history="1">
            <w:r w:rsidRPr="00781925">
              <w:rPr>
                <w:rStyle w:val="Hyperlink"/>
                <w:noProof/>
                <w:lang w:val="en-US"/>
              </w:rPr>
              <w:t xml:space="preserve">4.3.2 Model </w:t>
            </w:r>
            <w:r w:rsidRPr="00781925">
              <w:rPr>
                <w:rStyle w:val="Hyperlink"/>
                <w:i/>
                <w:iCs/>
                <w:noProof/>
                <w:lang w:val="en-US"/>
              </w:rPr>
              <w:t>History</w:t>
            </w:r>
            <w:r>
              <w:rPr>
                <w:noProof/>
                <w:webHidden/>
              </w:rPr>
              <w:tab/>
            </w:r>
            <w:r>
              <w:rPr>
                <w:noProof/>
                <w:webHidden/>
              </w:rPr>
              <w:fldChar w:fldCharType="begin"/>
            </w:r>
            <w:r>
              <w:rPr>
                <w:noProof/>
                <w:webHidden/>
              </w:rPr>
              <w:instrText xml:space="preserve"> PAGEREF _Toc74879949 \h </w:instrText>
            </w:r>
            <w:r>
              <w:rPr>
                <w:noProof/>
                <w:webHidden/>
              </w:rPr>
            </w:r>
            <w:r>
              <w:rPr>
                <w:noProof/>
                <w:webHidden/>
              </w:rPr>
              <w:fldChar w:fldCharType="separate"/>
            </w:r>
            <w:r>
              <w:rPr>
                <w:noProof/>
                <w:webHidden/>
              </w:rPr>
              <w:t>50</w:t>
            </w:r>
            <w:r>
              <w:rPr>
                <w:noProof/>
                <w:webHidden/>
              </w:rPr>
              <w:fldChar w:fldCharType="end"/>
            </w:r>
          </w:hyperlink>
        </w:p>
        <w:p w14:paraId="78EA8074" w14:textId="00EB16A1" w:rsidR="00E9683A" w:rsidRDefault="00E9683A">
          <w:pPr>
            <w:pStyle w:val="TOC3"/>
            <w:tabs>
              <w:tab w:val="right" w:leader="dot" w:pos="7927"/>
            </w:tabs>
            <w:rPr>
              <w:rFonts w:eastAsiaTheme="minorEastAsia"/>
              <w:noProof/>
              <w:sz w:val="22"/>
              <w:szCs w:val="22"/>
              <w:lang w:val="en-ID" w:eastAsia="en-ID"/>
            </w:rPr>
          </w:pPr>
          <w:hyperlink w:anchor="_Toc74879950" w:history="1">
            <w:r w:rsidRPr="00781925">
              <w:rPr>
                <w:rStyle w:val="Hyperlink"/>
                <w:noProof/>
                <w:lang w:val="en-US"/>
              </w:rPr>
              <w:t>4.3.3 Model Kategory Lead</w:t>
            </w:r>
            <w:r>
              <w:rPr>
                <w:noProof/>
                <w:webHidden/>
              </w:rPr>
              <w:tab/>
            </w:r>
            <w:r>
              <w:rPr>
                <w:noProof/>
                <w:webHidden/>
              </w:rPr>
              <w:fldChar w:fldCharType="begin"/>
            </w:r>
            <w:r>
              <w:rPr>
                <w:noProof/>
                <w:webHidden/>
              </w:rPr>
              <w:instrText xml:space="preserve"> PAGEREF _Toc74879950 \h </w:instrText>
            </w:r>
            <w:r>
              <w:rPr>
                <w:noProof/>
                <w:webHidden/>
              </w:rPr>
            </w:r>
            <w:r>
              <w:rPr>
                <w:noProof/>
                <w:webHidden/>
              </w:rPr>
              <w:fldChar w:fldCharType="separate"/>
            </w:r>
            <w:r>
              <w:rPr>
                <w:noProof/>
                <w:webHidden/>
              </w:rPr>
              <w:t>51</w:t>
            </w:r>
            <w:r>
              <w:rPr>
                <w:noProof/>
                <w:webHidden/>
              </w:rPr>
              <w:fldChar w:fldCharType="end"/>
            </w:r>
          </w:hyperlink>
        </w:p>
        <w:p w14:paraId="574EDE25" w14:textId="21CAB5FE" w:rsidR="00E9683A" w:rsidRDefault="00E9683A">
          <w:pPr>
            <w:pStyle w:val="TOC3"/>
            <w:tabs>
              <w:tab w:val="right" w:leader="dot" w:pos="7927"/>
            </w:tabs>
            <w:rPr>
              <w:rFonts w:eastAsiaTheme="minorEastAsia"/>
              <w:noProof/>
              <w:sz w:val="22"/>
              <w:szCs w:val="22"/>
              <w:lang w:val="en-ID" w:eastAsia="en-ID"/>
            </w:rPr>
          </w:pPr>
          <w:hyperlink w:anchor="_Toc74879951" w:history="1">
            <w:r w:rsidRPr="00781925">
              <w:rPr>
                <w:rStyle w:val="Hyperlink"/>
                <w:noProof/>
                <w:lang w:val="en-US"/>
              </w:rPr>
              <w:t>4.3.4 Model Paket Layanan</w:t>
            </w:r>
            <w:r>
              <w:rPr>
                <w:noProof/>
                <w:webHidden/>
              </w:rPr>
              <w:tab/>
            </w:r>
            <w:r>
              <w:rPr>
                <w:noProof/>
                <w:webHidden/>
              </w:rPr>
              <w:fldChar w:fldCharType="begin"/>
            </w:r>
            <w:r>
              <w:rPr>
                <w:noProof/>
                <w:webHidden/>
              </w:rPr>
              <w:instrText xml:space="preserve"> PAGEREF _Toc74879951 \h </w:instrText>
            </w:r>
            <w:r>
              <w:rPr>
                <w:noProof/>
                <w:webHidden/>
              </w:rPr>
            </w:r>
            <w:r>
              <w:rPr>
                <w:noProof/>
                <w:webHidden/>
              </w:rPr>
              <w:fldChar w:fldCharType="separate"/>
            </w:r>
            <w:r>
              <w:rPr>
                <w:noProof/>
                <w:webHidden/>
              </w:rPr>
              <w:t>51</w:t>
            </w:r>
            <w:r>
              <w:rPr>
                <w:noProof/>
                <w:webHidden/>
              </w:rPr>
              <w:fldChar w:fldCharType="end"/>
            </w:r>
          </w:hyperlink>
        </w:p>
        <w:p w14:paraId="07AD22F6" w14:textId="40302D1A" w:rsidR="00E9683A" w:rsidRDefault="00E9683A">
          <w:pPr>
            <w:pStyle w:val="TOC3"/>
            <w:tabs>
              <w:tab w:val="right" w:leader="dot" w:pos="7927"/>
            </w:tabs>
            <w:rPr>
              <w:rFonts w:eastAsiaTheme="minorEastAsia"/>
              <w:noProof/>
              <w:sz w:val="22"/>
              <w:szCs w:val="22"/>
              <w:lang w:val="en-ID" w:eastAsia="en-ID"/>
            </w:rPr>
          </w:pPr>
          <w:hyperlink w:anchor="_Toc74879952" w:history="1">
            <w:r w:rsidRPr="00781925">
              <w:rPr>
                <w:rStyle w:val="Hyperlink"/>
                <w:noProof/>
                <w:lang w:val="en-US"/>
              </w:rPr>
              <w:t>4.3.5 Model Tahapan Progress</w:t>
            </w:r>
            <w:r>
              <w:rPr>
                <w:noProof/>
                <w:webHidden/>
              </w:rPr>
              <w:tab/>
            </w:r>
            <w:r>
              <w:rPr>
                <w:noProof/>
                <w:webHidden/>
              </w:rPr>
              <w:fldChar w:fldCharType="begin"/>
            </w:r>
            <w:r>
              <w:rPr>
                <w:noProof/>
                <w:webHidden/>
              </w:rPr>
              <w:instrText xml:space="preserve"> PAGEREF _Toc74879952 \h </w:instrText>
            </w:r>
            <w:r>
              <w:rPr>
                <w:noProof/>
                <w:webHidden/>
              </w:rPr>
            </w:r>
            <w:r>
              <w:rPr>
                <w:noProof/>
                <w:webHidden/>
              </w:rPr>
              <w:fldChar w:fldCharType="separate"/>
            </w:r>
            <w:r>
              <w:rPr>
                <w:noProof/>
                <w:webHidden/>
              </w:rPr>
              <w:t>52</w:t>
            </w:r>
            <w:r>
              <w:rPr>
                <w:noProof/>
                <w:webHidden/>
              </w:rPr>
              <w:fldChar w:fldCharType="end"/>
            </w:r>
          </w:hyperlink>
        </w:p>
        <w:p w14:paraId="1822F1F7" w14:textId="78CCA095" w:rsidR="00E9683A" w:rsidRDefault="00E9683A">
          <w:pPr>
            <w:pStyle w:val="TOC3"/>
            <w:tabs>
              <w:tab w:val="right" w:leader="dot" w:pos="7927"/>
            </w:tabs>
            <w:rPr>
              <w:rFonts w:eastAsiaTheme="minorEastAsia"/>
              <w:noProof/>
              <w:sz w:val="22"/>
              <w:szCs w:val="22"/>
              <w:lang w:val="en-ID" w:eastAsia="en-ID"/>
            </w:rPr>
          </w:pPr>
          <w:hyperlink w:anchor="_Toc74879953" w:history="1">
            <w:r w:rsidRPr="00781925">
              <w:rPr>
                <w:rStyle w:val="Hyperlink"/>
                <w:noProof/>
                <w:lang w:val="en-US"/>
              </w:rPr>
              <w:t>4.3.6 Model User</w:t>
            </w:r>
            <w:r>
              <w:rPr>
                <w:noProof/>
                <w:webHidden/>
              </w:rPr>
              <w:tab/>
            </w:r>
            <w:r>
              <w:rPr>
                <w:noProof/>
                <w:webHidden/>
              </w:rPr>
              <w:fldChar w:fldCharType="begin"/>
            </w:r>
            <w:r>
              <w:rPr>
                <w:noProof/>
                <w:webHidden/>
              </w:rPr>
              <w:instrText xml:space="preserve"> PAGEREF _Toc74879953 \h </w:instrText>
            </w:r>
            <w:r>
              <w:rPr>
                <w:noProof/>
                <w:webHidden/>
              </w:rPr>
            </w:r>
            <w:r>
              <w:rPr>
                <w:noProof/>
                <w:webHidden/>
              </w:rPr>
              <w:fldChar w:fldCharType="separate"/>
            </w:r>
            <w:r>
              <w:rPr>
                <w:noProof/>
                <w:webHidden/>
              </w:rPr>
              <w:t>53</w:t>
            </w:r>
            <w:r>
              <w:rPr>
                <w:noProof/>
                <w:webHidden/>
              </w:rPr>
              <w:fldChar w:fldCharType="end"/>
            </w:r>
          </w:hyperlink>
        </w:p>
        <w:p w14:paraId="0FA945DC" w14:textId="7E92C53F" w:rsidR="00E9683A" w:rsidRDefault="00E9683A">
          <w:pPr>
            <w:pStyle w:val="TOC3"/>
            <w:tabs>
              <w:tab w:val="right" w:leader="dot" w:pos="7927"/>
            </w:tabs>
            <w:rPr>
              <w:rFonts w:eastAsiaTheme="minorEastAsia"/>
              <w:noProof/>
              <w:sz w:val="22"/>
              <w:szCs w:val="22"/>
              <w:lang w:val="en-ID" w:eastAsia="en-ID"/>
            </w:rPr>
          </w:pPr>
          <w:hyperlink w:anchor="_Toc74879954" w:history="1">
            <w:r w:rsidRPr="00781925">
              <w:rPr>
                <w:rStyle w:val="Hyperlink"/>
                <w:noProof/>
                <w:lang w:val="en-US"/>
              </w:rPr>
              <w:t>4.3.7 Model History</w:t>
            </w:r>
            <w:r>
              <w:rPr>
                <w:noProof/>
                <w:webHidden/>
              </w:rPr>
              <w:tab/>
            </w:r>
            <w:r>
              <w:rPr>
                <w:noProof/>
                <w:webHidden/>
              </w:rPr>
              <w:fldChar w:fldCharType="begin"/>
            </w:r>
            <w:r>
              <w:rPr>
                <w:noProof/>
                <w:webHidden/>
              </w:rPr>
              <w:instrText xml:space="preserve"> PAGEREF _Toc74879954 \h </w:instrText>
            </w:r>
            <w:r>
              <w:rPr>
                <w:noProof/>
                <w:webHidden/>
              </w:rPr>
            </w:r>
            <w:r>
              <w:rPr>
                <w:noProof/>
                <w:webHidden/>
              </w:rPr>
              <w:fldChar w:fldCharType="separate"/>
            </w:r>
            <w:r>
              <w:rPr>
                <w:noProof/>
                <w:webHidden/>
              </w:rPr>
              <w:t>54</w:t>
            </w:r>
            <w:r>
              <w:rPr>
                <w:noProof/>
                <w:webHidden/>
              </w:rPr>
              <w:fldChar w:fldCharType="end"/>
            </w:r>
          </w:hyperlink>
        </w:p>
        <w:p w14:paraId="6BE9B414" w14:textId="7C973619" w:rsidR="00E9683A" w:rsidRDefault="00E9683A">
          <w:pPr>
            <w:pStyle w:val="TOC2"/>
            <w:tabs>
              <w:tab w:val="right" w:leader="dot" w:pos="7927"/>
            </w:tabs>
            <w:rPr>
              <w:rFonts w:eastAsiaTheme="minorEastAsia"/>
              <w:noProof/>
              <w:sz w:val="22"/>
              <w:szCs w:val="22"/>
              <w:lang w:val="en-ID" w:eastAsia="en-ID"/>
            </w:rPr>
          </w:pPr>
          <w:hyperlink w:anchor="_Toc74879955" w:history="1">
            <w:r w:rsidRPr="00781925">
              <w:rPr>
                <w:rStyle w:val="Hyperlink"/>
                <w:noProof/>
                <w:lang w:val="en-US"/>
              </w:rPr>
              <w:t>4.4</w:t>
            </w:r>
            <w:r w:rsidRPr="00781925">
              <w:rPr>
                <w:rStyle w:val="Hyperlink"/>
                <w:noProof/>
              </w:rPr>
              <w:t xml:space="preserve"> Implementasi</w:t>
            </w:r>
            <w:r w:rsidRPr="00781925">
              <w:rPr>
                <w:rStyle w:val="Hyperlink"/>
                <w:noProof/>
                <w:lang w:val="en-US"/>
              </w:rPr>
              <w:t xml:space="preserve"> Antar Muka/ </w:t>
            </w:r>
            <w:r w:rsidRPr="00781925">
              <w:rPr>
                <w:rStyle w:val="Hyperlink"/>
                <w:i/>
                <w:iCs/>
                <w:noProof/>
                <w:lang w:val="en-US"/>
              </w:rPr>
              <w:t>User Interface</w:t>
            </w:r>
            <w:r>
              <w:rPr>
                <w:noProof/>
                <w:webHidden/>
              </w:rPr>
              <w:tab/>
            </w:r>
            <w:r>
              <w:rPr>
                <w:noProof/>
                <w:webHidden/>
              </w:rPr>
              <w:fldChar w:fldCharType="begin"/>
            </w:r>
            <w:r>
              <w:rPr>
                <w:noProof/>
                <w:webHidden/>
              </w:rPr>
              <w:instrText xml:space="preserve"> PAGEREF _Toc74879955 \h </w:instrText>
            </w:r>
            <w:r>
              <w:rPr>
                <w:noProof/>
                <w:webHidden/>
              </w:rPr>
            </w:r>
            <w:r>
              <w:rPr>
                <w:noProof/>
                <w:webHidden/>
              </w:rPr>
              <w:fldChar w:fldCharType="separate"/>
            </w:r>
            <w:r>
              <w:rPr>
                <w:noProof/>
                <w:webHidden/>
              </w:rPr>
              <w:t>54</w:t>
            </w:r>
            <w:r>
              <w:rPr>
                <w:noProof/>
                <w:webHidden/>
              </w:rPr>
              <w:fldChar w:fldCharType="end"/>
            </w:r>
          </w:hyperlink>
        </w:p>
        <w:p w14:paraId="7FAE5514" w14:textId="2D691C78" w:rsidR="00E9683A" w:rsidRDefault="00E9683A">
          <w:pPr>
            <w:pStyle w:val="TOC3"/>
            <w:tabs>
              <w:tab w:val="right" w:leader="dot" w:pos="7927"/>
            </w:tabs>
            <w:rPr>
              <w:rFonts w:eastAsiaTheme="minorEastAsia"/>
              <w:noProof/>
              <w:sz w:val="22"/>
              <w:szCs w:val="22"/>
              <w:lang w:val="en-ID" w:eastAsia="en-ID"/>
            </w:rPr>
          </w:pPr>
          <w:hyperlink w:anchor="_Toc74879956" w:history="1">
            <w:r w:rsidRPr="00781925">
              <w:rPr>
                <w:rStyle w:val="Hyperlink"/>
                <w:noProof/>
                <w:lang w:val="en-US"/>
              </w:rPr>
              <w:t xml:space="preserve">4.4.1 Halaman </w:t>
            </w:r>
            <w:r w:rsidRPr="00781925">
              <w:rPr>
                <w:rStyle w:val="Hyperlink"/>
                <w:i/>
                <w:iCs/>
                <w:noProof/>
                <w:lang w:val="en-US"/>
              </w:rPr>
              <w:t>Login</w:t>
            </w:r>
            <w:r>
              <w:rPr>
                <w:noProof/>
                <w:webHidden/>
              </w:rPr>
              <w:tab/>
            </w:r>
            <w:r>
              <w:rPr>
                <w:noProof/>
                <w:webHidden/>
              </w:rPr>
              <w:fldChar w:fldCharType="begin"/>
            </w:r>
            <w:r>
              <w:rPr>
                <w:noProof/>
                <w:webHidden/>
              </w:rPr>
              <w:instrText xml:space="preserve"> PAGEREF _Toc74879956 \h </w:instrText>
            </w:r>
            <w:r>
              <w:rPr>
                <w:noProof/>
                <w:webHidden/>
              </w:rPr>
            </w:r>
            <w:r>
              <w:rPr>
                <w:noProof/>
                <w:webHidden/>
              </w:rPr>
              <w:fldChar w:fldCharType="separate"/>
            </w:r>
            <w:r>
              <w:rPr>
                <w:noProof/>
                <w:webHidden/>
              </w:rPr>
              <w:t>54</w:t>
            </w:r>
            <w:r>
              <w:rPr>
                <w:noProof/>
                <w:webHidden/>
              </w:rPr>
              <w:fldChar w:fldCharType="end"/>
            </w:r>
          </w:hyperlink>
        </w:p>
        <w:p w14:paraId="5E02DD2B" w14:textId="2E1EF120" w:rsidR="00E9683A" w:rsidRDefault="00E9683A">
          <w:pPr>
            <w:pStyle w:val="TOC3"/>
            <w:tabs>
              <w:tab w:val="right" w:leader="dot" w:pos="7927"/>
            </w:tabs>
            <w:rPr>
              <w:rFonts w:eastAsiaTheme="minorEastAsia"/>
              <w:noProof/>
              <w:sz w:val="22"/>
              <w:szCs w:val="22"/>
              <w:lang w:val="en-ID" w:eastAsia="en-ID"/>
            </w:rPr>
          </w:pPr>
          <w:hyperlink w:anchor="_Toc74879957" w:history="1">
            <w:r w:rsidRPr="00781925">
              <w:rPr>
                <w:rStyle w:val="Hyperlink"/>
                <w:noProof/>
                <w:lang w:val="en-US"/>
              </w:rPr>
              <w:t xml:space="preserve">4.4.2 Halaman </w:t>
            </w:r>
            <w:r w:rsidRPr="00781925">
              <w:rPr>
                <w:rStyle w:val="Hyperlink"/>
                <w:i/>
                <w:iCs/>
                <w:noProof/>
                <w:lang w:val="en-US"/>
              </w:rPr>
              <w:t xml:space="preserve">Dashboard </w:t>
            </w:r>
            <w:r w:rsidRPr="00781925">
              <w:rPr>
                <w:rStyle w:val="Hyperlink"/>
                <w:noProof/>
                <w:lang w:val="en-US"/>
              </w:rPr>
              <w:t>SuperAdmin &amp; UserMarketing</w:t>
            </w:r>
            <w:r>
              <w:rPr>
                <w:noProof/>
                <w:webHidden/>
              </w:rPr>
              <w:tab/>
            </w:r>
            <w:r>
              <w:rPr>
                <w:noProof/>
                <w:webHidden/>
              </w:rPr>
              <w:fldChar w:fldCharType="begin"/>
            </w:r>
            <w:r>
              <w:rPr>
                <w:noProof/>
                <w:webHidden/>
              </w:rPr>
              <w:instrText xml:space="preserve"> PAGEREF _Toc74879957 \h </w:instrText>
            </w:r>
            <w:r>
              <w:rPr>
                <w:noProof/>
                <w:webHidden/>
              </w:rPr>
            </w:r>
            <w:r>
              <w:rPr>
                <w:noProof/>
                <w:webHidden/>
              </w:rPr>
              <w:fldChar w:fldCharType="separate"/>
            </w:r>
            <w:r>
              <w:rPr>
                <w:noProof/>
                <w:webHidden/>
              </w:rPr>
              <w:t>55</w:t>
            </w:r>
            <w:r>
              <w:rPr>
                <w:noProof/>
                <w:webHidden/>
              </w:rPr>
              <w:fldChar w:fldCharType="end"/>
            </w:r>
          </w:hyperlink>
        </w:p>
        <w:p w14:paraId="2EEBB308" w14:textId="6CCAAA90" w:rsidR="00E9683A" w:rsidRDefault="00E9683A">
          <w:pPr>
            <w:pStyle w:val="TOC3"/>
            <w:tabs>
              <w:tab w:val="right" w:leader="dot" w:pos="7927"/>
            </w:tabs>
            <w:rPr>
              <w:rFonts w:eastAsiaTheme="minorEastAsia"/>
              <w:noProof/>
              <w:sz w:val="22"/>
              <w:szCs w:val="22"/>
              <w:lang w:val="en-ID" w:eastAsia="en-ID"/>
            </w:rPr>
          </w:pPr>
          <w:hyperlink w:anchor="_Toc74879958" w:history="1">
            <w:r w:rsidRPr="00781925">
              <w:rPr>
                <w:rStyle w:val="Hyperlink"/>
                <w:noProof/>
                <w:lang w:val="en-US"/>
              </w:rPr>
              <w:t xml:space="preserve">4.4.3 Halaman </w:t>
            </w:r>
            <w:r w:rsidRPr="00781925">
              <w:rPr>
                <w:rStyle w:val="Hyperlink"/>
                <w:i/>
                <w:iCs/>
                <w:noProof/>
                <w:lang w:val="en-US"/>
              </w:rPr>
              <w:t xml:space="preserve">Data User </w:t>
            </w:r>
            <w:r w:rsidRPr="00781925">
              <w:rPr>
                <w:rStyle w:val="Hyperlink"/>
                <w:noProof/>
                <w:lang w:val="en-US"/>
              </w:rPr>
              <w:t>SuperAdmin</w:t>
            </w:r>
            <w:r>
              <w:rPr>
                <w:noProof/>
                <w:webHidden/>
              </w:rPr>
              <w:tab/>
            </w:r>
            <w:r>
              <w:rPr>
                <w:noProof/>
                <w:webHidden/>
              </w:rPr>
              <w:fldChar w:fldCharType="begin"/>
            </w:r>
            <w:r>
              <w:rPr>
                <w:noProof/>
                <w:webHidden/>
              </w:rPr>
              <w:instrText xml:space="preserve"> PAGEREF _Toc74879958 \h </w:instrText>
            </w:r>
            <w:r>
              <w:rPr>
                <w:noProof/>
                <w:webHidden/>
              </w:rPr>
            </w:r>
            <w:r>
              <w:rPr>
                <w:noProof/>
                <w:webHidden/>
              </w:rPr>
              <w:fldChar w:fldCharType="separate"/>
            </w:r>
            <w:r>
              <w:rPr>
                <w:noProof/>
                <w:webHidden/>
              </w:rPr>
              <w:t>56</w:t>
            </w:r>
            <w:r>
              <w:rPr>
                <w:noProof/>
                <w:webHidden/>
              </w:rPr>
              <w:fldChar w:fldCharType="end"/>
            </w:r>
          </w:hyperlink>
        </w:p>
        <w:p w14:paraId="23400FC7" w14:textId="77B769CD" w:rsidR="00E9683A" w:rsidRDefault="00E9683A">
          <w:pPr>
            <w:pStyle w:val="TOC3"/>
            <w:tabs>
              <w:tab w:val="right" w:leader="dot" w:pos="7927"/>
            </w:tabs>
            <w:rPr>
              <w:rFonts w:eastAsiaTheme="minorEastAsia"/>
              <w:noProof/>
              <w:sz w:val="22"/>
              <w:szCs w:val="22"/>
              <w:lang w:val="en-ID" w:eastAsia="en-ID"/>
            </w:rPr>
          </w:pPr>
          <w:hyperlink w:anchor="_Toc74879959" w:history="1">
            <w:r w:rsidRPr="00781925">
              <w:rPr>
                <w:rStyle w:val="Hyperlink"/>
                <w:noProof/>
                <w:lang w:val="en-US"/>
              </w:rPr>
              <w:t>4.4.4 Halaman SuperAdmin</w:t>
            </w:r>
            <w:r>
              <w:rPr>
                <w:noProof/>
                <w:webHidden/>
              </w:rPr>
              <w:tab/>
            </w:r>
            <w:r>
              <w:rPr>
                <w:noProof/>
                <w:webHidden/>
              </w:rPr>
              <w:fldChar w:fldCharType="begin"/>
            </w:r>
            <w:r>
              <w:rPr>
                <w:noProof/>
                <w:webHidden/>
              </w:rPr>
              <w:instrText xml:space="preserve"> PAGEREF _Toc74879959 \h </w:instrText>
            </w:r>
            <w:r>
              <w:rPr>
                <w:noProof/>
                <w:webHidden/>
              </w:rPr>
            </w:r>
            <w:r>
              <w:rPr>
                <w:noProof/>
                <w:webHidden/>
              </w:rPr>
              <w:fldChar w:fldCharType="separate"/>
            </w:r>
            <w:r>
              <w:rPr>
                <w:noProof/>
                <w:webHidden/>
              </w:rPr>
              <w:t>57</w:t>
            </w:r>
            <w:r>
              <w:rPr>
                <w:noProof/>
                <w:webHidden/>
              </w:rPr>
              <w:fldChar w:fldCharType="end"/>
            </w:r>
          </w:hyperlink>
        </w:p>
        <w:p w14:paraId="6BA9FEE9" w14:textId="371299D5" w:rsidR="00E9683A" w:rsidRDefault="00E9683A">
          <w:pPr>
            <w:pStyle w:val="TOC3"/>
            <w:tabs>
              <w:tab w:val="right" w:leader="dot" w:pos="7927"/>
            </w:tabs>
            <w:rPr>
              <w:rFonts w:eastAsiaTheme="minorEastAsia"/>
              <w:noProof/>
              <w:sz w:val="22"/>
              <w:szCs w:val="22"/>
              <w:lang w:val="en-ID" w:eastAsia="en-ID"/>
            </w:rPr>
          </w:pPr>
          <w:hyperlink w:anchor="_Toc74879960" w:history="1">
            <w:r w:rsidRPr="00781925">
              <w:rPr>
                <w:rStyle w:val="Hyperlink"/>
                <w:noProof/>
                <w:lang w:val="en-US"/>
              </w:rPr>
              <w:t>4.4.5 Halaman Kategory</w:t>
            </w:r>
            <w:r w:rsidRPr="00781925">
              <w:rPr>
                <w:rStyle w:val="Hyperlink"/>
                <w:i/>
                <w:iCs/>
                <w:noProof/>
                <w:lang w:val="en-US"/>
              </w:rPr>
              <w:t xml:space="preserve"> Lead </w:t>
            </w:r>
            <w:r w:rsidRPr="00781925">
              <w:rPr>
                <w:rStyle w:val="Hyperlink"/>
                <w:noProof/>
                <w:lang w:val="en-US"/>
              </w:rPr>
              <w:t>SuperAdmin</w:t>
            </w:r>
            <w:r>
              <w:rPr>
                <w:noProof/>
                <w:webHidden/>
              </w:rPr>
              <w:tab/>
            </w:r>
            <w:r>
              <w:rPr>
                <w:noProof/>
                <w:webHidden/>
              </w:rPr>
              <w:fldChar w:fldCharType="begin"/>
            </w:r>
            <w:r>
              <w:rPr>
                <w:noProof/>
                <w:webHidden/>
              </w:rPr>
              <w:instrText xml:space="preserve"> PAGEREF _Toc74879960 \h </w:instrText>
            </w:r>
            <w:r>
              <w:rPr>
                <w:noProof/>
                <w:webHidden/>
              </w:rPr>
            </w:r>
            <w:r>
              <w:rPr>
                <w:noProof/>
                <w:webHidden/>
              </w:rPr>
              <w:fldChar w:fldCharType="separate"/>
            </w:r>
            <w:r>
              <w:rPr>
                <w:noProof/>
                <w:webHidden/>
              </w:rPr>
              <w:t>59</w:t>
            </w:r>
            <w:r>
              <w:rPr>
                <w:noProof/>
                <w:webHidden/>
              </w:rPr>
              <w:fldChar w:fldCharType="end"/>
            </w:r>
          </w:hyperlink>
        </w:p>
        <w:p w14:paraId="73A524A1" w14:textId="3E541175" w:rsidR="00E9683A" w:rsidRDefault="00E9683A">
          <w:pPr>
            <w:pStyle w:val="TOC3"/>
            <w:tabs>
              <w:tab w:val="right" w:leader="dot" w:pos="7927"/>
            </w:tabs>
            <w:rPr>
              <w:rFonts w:eastAsiaTheme="minorEastAsia"/>
              <w:noProof/>
              <w:sz w:val="22"/>
              <w:szCs w:val="22"/>
              <w:lang w:val="en-ID" w:eastAsia="en-ID"/>
            </w:rPr>
          </w:pPr>
          <w:hyperlink w:anchor="_Toc74879961" w:history="1">
            <w:r w:rsidRPr="00781925">
              <w:rPr>
                <w:rStyle w:val="Hyperlink"/>
                <w:noProof/>
                <w:lang w:val="en-US"/>
              </w:rPr>
              <w:t>4.4.6 Halaman Tahapan</w:t>
            </w:r>
            <w:r w:rsidRPr="00781925">
              <w:rPr>
                <w:rStyle w:val="Hyperlink"/>
                <w:i/>
                <w:iCs/>
                <w:noProof/>
                <w:lang w:val="en-US"/>
              </w:rPr>
              <w:t xml:space="preserve"> Progress </w:t>
            </w:r>
            <w:r w:rsidRPr="00781925">
              <w:rPr>
                <w:rStyle w:val="Hyperlink"/>
                <w:noProof/>
                <w:lang w:val="en-US"/>
              </w:rPr>
              <w:t>SuperAdmin</w:t>
            </w:r>
            <w:r>
              <w:rPr>
                <w:noProof/>
                <w:webHidden/>
              </w:rPr>
              <w:tab/>
            </w:r>
            <w:r>
              <w:rPr>
                <w:noProof/>
                <w:webHidden/>
              </w:rPr>
              <w:fldChar w:fldCharType="begin"/>
            </w:r>
            <w:r>
              <w:rPr>
                <w:noProof/>
                <w:webHidden/>
              </w:rPr>
              <w:instrText xml:space="preserve"> PAGEREF _Toc74879961 \h </w:instrText>
            </w:r>
            <w:r>
              <w:rPr>
                <w:noProof/>
                <w:webHidden/>
              </w:rPr>
            </w:r>
            <w:r>
              <w:rPr>
                <w:noProof/>
                <w:webHidden/>
              </w:rPr>
              <w:fldChar w:fldCharType="separate"/>
            </w:r>
            <w:r>
              <w:rPr>
                <w:noProof/>
                <w:webHidden/>
              </w:rPr>
              <w:t>60</w:t>
            </w:r>
            <w:r>
              <w:rPr>
                <w:noProof/>
                <w:webHidden/>
              </w:rPr>
              <w:fldChar w:fldCharType="end"/>
            </w:r>
          </w:hyperlink>
        </w:p>
        <w:p w14:paraId="217B3B96" w14:textId="2643DFE5" w:rsidR="00E9683A" w:rsidRDefault="00E9683A">
          <w:pPr>
            <w:pStyle w:val="TOC3"/>
            <w:tabs>
              <w:tab w:val="right" w:leader="dot" w:pos="7927"/>
            </w:tabs>
            <w:rPr>
              <w:rFonts w:eastAsiaTheme="minorEastAsia"/>
              <w:noProof/>
              <w:sz w:val="22"/>
              <w:szCs w:val="22"/>
              <w:lang w:val="en-ID" w:eastAsia="en-ID"/>
            </w:rPr>
          </w:pPr>
          <w:hyperlink w:anchor="_Toc74879962" w:history="1">
            <w:r w:rsidRPr="00781925">
              <w:rPr>
                <w:rStyle w:val="Hyperlink"/>
                <w:noProof/>
                <w:lang w:val="en-US"/>
              </w:rPr>
              <w:t xml:space="preserve">4.4.7 Halaman </w:t>
            </w:r>
            <w:r w:rsidRPr="00781925">
              <w:rPr>
                <w:rStyle w:val="Hyperlink"/>
                <w:i/>
                <w:iCs/>
                <w:noProof/>
                <w:lang w:val="en-US"/>
              </w:rPr>
              <w:t xml:space="preserve">Companies </w:t>
            </w:r>
            <w:r w:rsidRPr="00781925">
              <w:rPr>
                <w:rStyle w:val="Hyperlink"/>
                <w:noProof/>
                <w:lang w:val="en-US"/>
              </w:rPr>
              <w:t>SuperAdmin</w:t>
            </w:r>
            <w:r>
              <w:rPr>
                <w:noProof/>
                <w:webHidden/>
              </w:rPr>
              <w:tab/>
            </w:r>
            <w:r>
              <w:rPr>
                <w:noProof/>
                <w:webHidden/>
              </w:rPr>
              <w:fldChar w:fldCharType="begin"/>
            </w:r>
            <w:r>
              <w:rPr>
                <w:noProof/>
                <w:webHidden/>
              </w:rPr>
              <w:instrText xml:space="preserve"> PAGEREF _Toc74879962 \h </w:instrText>
            </w:r>
            <w:r>
              <w:rPr>
                <w:noProof/>
                <w:webHidden/>
              </w:rPr>
            </w:r>
            <w:r>
              <w:rPr>
                <w:noProof/>
                <w:webHidden/>
              </w:rPr>
              <w:fldChar w:fldCharType="separate"/>
            </w:r>
            <w:r>
              <w:rPr>
                <w:noProof/>
                <w:webHidden/>
              </w:rPr>
              <w:t>61</w:t>
            </w:r>
            <w:r>
              <w:rPr>
                <w:noProof/>
                <w:webHidden/>
              </w:rPr>
              <w:fldChar w:fldCharType="end"/>
            </w:r>
          </w:hyperlink>
        </w:p>
        <w:p w14:paraId="0FA9B027" w14:textId="7FAB86AD" w:rsidR="00E9683A" w:rsidRDefault="00E9683A">
          <w:pPr>
            <w:pStyle w:val="TOC3"/>
            <w:tabs>
              <w:tab w:val="right" w:leader="dot" w:pos="7927"/>
            </w:tabs>
            <w:rPr>
              <w:rFonts w:eastAsiaTheme="minorEastAsia"/>
              <w:noProof/>
              <w:sz w:val="22"/>
              <w:szCs w:val="22"/>
              <w:lang w:val="en-ID" w:eastAsia="en-ID"/>
            </w:rPr>
          </w:pPr>
          <w:hyperlink w:anchor="_Toc74879963" w:history="1">
            <w:r w:rsidRPr="00781925">
              <w:rPr>
                <w:rStyle w:val="Hyperlink"/>
                <w:noProof/>
                <w:lang w:val="en-US"/>
              </w:rPr>
              <w:t xml:space="preserve">4.4.8 Halaman </w:t>
            </w:r>
            <w:r w:rsidRPr="00781925">
              <w:rPr>
                <w:rStyle w:val="Hyperlink"/>
                <w:i/>
                <w:iCs/>
                <w:noProof/>
                <w:lang w:val="en-US"/>
              </w:rPr>
              <w:t xml:space="preserve">Companies </w:t>
            </w:r>
            <w:r w:rsidRPr="00781925">
              <w:rPr>
                <w:rStyle w:val="Hyperlink"/>
                <w:noProof/>
                <w:lang w:val="en-US"/>
              </w:rPr>
              <w:t>UserMarketing</w:t>
            </w:r>
            <w:r>
              <w:rPr>
                <w:noProof/>
                <w:webHidden/>
              </w:rPr>
              <w:tab/>
            </w:r>
            <w:r>
              <w:rPr>
                <w:noProof/>
                <w:webHidden/>
              </w:rPr>
              <w:fldChar w:fldCharType="begin"/>
            </w:r>
            <w:r>
              <w:rPr>
                <w:noProof/>
                <w:webHidden/>
              </w:rPr>
              <w:instrText xml:space="preserve"> PAGEREF _Toc74879963 \h </w:instrText>
            </w:r>
            <w:r>
              <w:rPr>
                <w:noProof/>
                <w:webHidden/>
              </w:rPr>
            </w:r>
            <w:r>
              <w:rPr>
                <w:noProof/>
                <w:webHidden/>
              </w:rPr>
              <w:fldChar w:fldCharType="separate"/>
            </w:r>
            <w:r>
              <w:rPr>
                <w:noProof/>
                <w:webHidden/>
              </w:rPr>
              <w:t>61</w:t>
            </w:r>
            <w:r>
              <w:rPr>
                <w:noProof/>
                <w:webHidden/>
              </w:rPr>
              <w:fldChar w:fldCharType="end"/>
            </w:r>
          </w:hyperlink>
        </w:p>
        <w:p w14:paraId="7BD786A8" w14:textId="16CA8C9E" w:rsidR="00E9683A" w:rsidRDefault="00E9683A">
          <w:pPr>
            <w:pStyle w:val="TOC3"/>
            <w:tabs>
              <w:tab w:val="right" w:leader="dot" w:pos="7927"/>
            </w:tabs>
            <w:rPr>
              <w:rFonts w:eastAsiaTheme="minorEastAsia"/>
              <w:noProof/>
              <w:sz w:val="22"/>
              <w:szCs w:val="22"/>
              <w:lang w:val="en-ID" w:eastAsia="en-ID"/>
            </w:rPr>
          </w:pPr>
          <w:hyperlink w:anchor="_Toc74879964" w:history="1">
            <w:r w:rsidRPr="00781925">
              <w:rPr>
                <w:rStyle w:val="Hyperlink"/>
                <w:noProof/>
                <w:lang w:val="en-US"/>
              </w:rPr>
              <w:t xml:space="preserve">4.4.9 Halaman </w:t>
            </w:r>
            <w:r w:rsidRPr="00781925">
              <w:rPr>
                <w:rStyle w:val="Hyperlink"/>
                <w:i/>
                <w:iCs/>
                <w:noProof/>
                <w:lang w:val="en-US"/>
              </w:rPr>
              <w:t xml:space="preserve">Progress </w:t>
            </w:r>
            <w:r w:rsidRPr="00781925">
              <w:rPr>
                <w:rStyle w:val="Hyperlink"/>
                <w:noProof/>
                <w:lang w:val="en-US"/>
              </w:rPr>
              <w:t>SuperAdmin</w:t>
            </w:r>
            <w:r>
              <w:rPr>
                <w:noProof/>
                <w:webHidden/>
              </w:rPr>
              <w:tab/>
            </w:r>
            <w:r>
              <w:rPr>
                <w:noProof/>
                <w:webHidden/>
              </w:rPr>
              <w:fldChar w:fldCharType="begin"/>
            </w:r>
            <w:r>
              <w:rPr>
                <w:noProof/>
                <w:webHidden/>
              </w:rPr>
              <w:instrText xml:space="preserve"> PAGEREF _Toc74879964 \h </w:instrText>
            </w:r>
            <w:r>
              <w:rPr>
                <w:noProof/>
                <w:webHidden/>
              </w:rPr>
            </w:r>
            <w:r>
              <w:rPr>
                <w:noProof/>
                <w:webHidden/>
              </w:rPr>
              <w:fldChar w:fldCharType="separate"/>
            </w:r>
            <w:r>
              <w:rPr>
                <w:noProof/>
                <w:webHidden/>
              </w:rPr>
              <w:t>63</w:t>
            </w:r>
            <w:r>
              <w:rPr>
                <w:noProof/>
                <w:webHidden/>
              </w:rPr>
              <w:fldChar w:fldCharType="end"/>
            </w:r>
          </w:hyperlink>
        </w:p>
        <w:p w14:paraId="1655C79B" w14:textId="3FAD3330" w:rsidR="00E9683A" w:rsidRDefault="00E9683A">
          <w:pPr>
            <w:pStyle w:val="TOC3"/>
            <w:tabs>
              <w:tab w:val="right" w:leader="dot" w:pos="7927"/>
            </w:tabs>
            <w:rPr>
              <w:rFonts w:eastAsiaTheme="minorEastAsia"/>
              <w:noProof/>
              <w:sz w:val="22"/>
              <w:szCs w:val="22"/>
              <w:lang w:val="en-ID" w:eastAsia="en-ID"/>
            </w:rPr>
          </w:pPr>
          <w:hyperlink w:anchor="_Toc74879965" w:history="1">
            <w:r w:rsidRPr="00781925">
              <w:rPr>
                <w:rStyle w:val="Hyperlink"/>
                <w:noProof/>
                <w:lang w:val="en-US"/>
              </w:rPr>
              <w:t xml:space="preserve">4.4.10 Halaman </w:t>
            </w:r>
            <w:r w:rsidRPr="00781925">
              <w:rPr>
                <w:rStyle w:val="Hyperlink"/>
                <w:i/>
                <w:iCs/>
                <w:noProof/>
                <w:lang w:val="en-US"/>
              </w:rPr>
              <w:t xml:space="preserve">Progress </w:t>
            </w:r>
            <w:r w:rsidRPr="00781925">
              <w:rPr>
                <w:rStyle w:val="Hyperlink"/>
                <w:noProof/>
                <w:lang w:val="en-US"/>
              </w:rPr>
              <w:t>UserMarketing</w:t>
            </w:r>
            <w:r>
              <w:rPr>
                <w:noProof/>
                <w:webHidden/>
              </w:rPr>
              <w:tab/>
            </w:r>
            <w:r>
              <w:rPr>
                <w:noProof/>
                <w:webHidden/>
              </w:rPr>
              <w:fldChar w:fldCharType="begin"/>
            </w:r>
            <w:r>
              <w:rPr>
                <w:noProof/>
                <w:webHidden/>
              </w:rPr>
              <w:instrText xml:space="preserve"> PAGEREF _Toc74879965 \h </w:instrText>
            </w:r>
            <w:r>
              <w:rPr>
                <w:noProof/>
                <w:webHidden/>
              </w:rPr>
            </w:r>
            <w:r>
              <w:rPr>
                <w:noProof/>
                <w:webHidden/>
              </w:rPr>
              <w:fldChar w:fldCharType="separate"/>
            </w:r>
            <w:r>
              <w:rPr>
                <w:noProof/>
                <w:webHidden/>
              </w:rPr>
              <w:t>63</w:t>
            </w:r>
            <w:r>
              <w:rPr>
                <w:noProof/>
                <w:webHidden/>
              </w:rPr>
              <w:fldChar w:fldCharType="end"/>
            </w:r>
          </w:hyperlink>
        </w:p>
        <w:p w14:paraId="73D7406D" w14:textId="525E253A" w:rsidR="00E9683A" w:rsidRDefault="00E9683A">
          <w:pPr>
            <w:pStyle w:val="TOC3"/>
            <w:tabs>
              <w:tab w:val="right" w:leader="dot" w:pos="7927"/>
            </w:tabs>
            <w:rPr>
              <w:rFonts w:eastAsiaTheme="minorEastAsia"/>
              <w:noProof/>
              <w:sz w:val="22"/>
              <w:szCs w:val="22"/>
              <w:lang w:val="en-ID" w:eastAsia="en-ID"/>
            </w:rPr>
          </w:pPr>
          <w:hyperlink w:anchor="_Toc74879966" w:history="1">
            <w:r w:rsidRPr="00781925">
              <w:rPr>
                <w:rStyle w:val="Hyperlink"/>
                <w:noProof/>
                <w:lang w:val="en-US"/>
              </w:rPr>
              <w:t xml:space="preserve">4.4.11 Halaman </w:t>
            </w:r>
            <w:r w:rsidRPr="00781925">
              <w:rPr>
                <w:rStyle w:val="Hyperlink"/>
                <w:i/>
                <w:iCs/>
                <w:noProof/>
                <w:lang w:val="en-US"/>
              </w:rPr>
              <w:t xml:space="preserve">Lead </w:t>
            </w:r>
            <w:r w:rsidRPr="00781925">
              <w:rPr>
                <w:rStyle w:val="Hyperlink"/>
                <w:noProof/>
                <w:lang w:val="en-US"/>
              </w:rPr>
              <w:t>SuperAdmin</w:t>
            </w:r>
            <w:r>
              <w:rPr>
                <w:noProof/>
                <w:webHidden/>
              </w:rPr>
              <w:tab/>
            </w:r>
            <w:r>
              <w:rPr>
                <w:noProof/>
                <w:webHidden/>
              </w:rPr>
              <w:fldChar w:fldCharType="begin"/>
            </w:r>
            <w:r>
              <w:rPr>
                <w:noProof/>
                <w:webHidden/>
              </w:rPr>
              <w:instrText xml:space="preserve"> PAGEREF _Toc74879966 \h </w:instrText>
            </w:r>
            <w:r>
              <w:rPr>
                <w:noProof/>
                <w:webHidden/>
              </w:rPr>
            </w:r>
            <w:r>
              <w:rPr>
                <w:noProof/>
                <w:webHidden/>
              </w:rPr>
              <w:fldChar w:fldCharType="separate"/>
            </w:r>
            <w:r>
              <w:rPr>
                <w:noProof/>
                <w:webHidden/>
              </w:rPr>
              <w:t>64</w:t>
            </w:r>
            <w:r>
              <w:rPr>
                <w:noProof/>
                <w:webHidden/>
              </w:rPr>
              <w:fldChar w:fldCharType="end"/>
            </w:r>
          </w:hyperlink>
        </w:p>
        <w:p w14:paraId="23CF7B81" w14:textId="6ECBD385" w:rsidR="00E9683A" w:rsidRDefault="00E9683A">
          <w:pPr>
            <w:pStyle w:val="TOC3"/>
            <w:tabs>
              <w:tab w:val="right" w:leader="dot" w:pos="7927"/>
            </w:tabs>
            <w:rPr>
              <w:rFonts w:eastAsiaTheme="minorEastAsia"/>
              <w:noProof/>
              <w:sz w:val="22"/>
              <w:szCs w:val="22"/>
              <w:lang w:val="en-ID" w:eastAsia="en-ID"/>
            </w:rPr>
          </w:pPr>
          <w:hyperlink w:anchor="_Toc74879967" w:history="1">
            <w:r w:rsidRPr="00781925">
              <w:rPr>
                <w:rStyle w:val="Hyperlink"/>
                <w:noProof/>
                <w:lang w:val="en-US"/>
              </w:rPr>
              <w:t xml:space="preserve">4.4.12 Halaman </w:t>
            </w:r>
            <w:r w:rsidRPr="00781925">
              <w:rPr>
                <w:rStyle w:val="Hyperlink"/>
                <w:i/>
                <w:iCs/>
                <w:noProof/>
                <w:lang w:val="en-US"/>
              </w:rPr>
              <w:t xml:space="preserve">Lead </w:t>
            </w:r>
            <w:r w:rsidRPr="00781925">
              <w:rPr>
                <w:rStyle w:val="Hyperlink"/>
                <w:noProof/>
                <w:lang w:val="en-US"/>
              </w:rPr>
              <w:t>UserMarketing</w:t>
            </w:r>
            <w:r>
              <w:rPr>
                <w:noProof/>
                <w:webHidden/>
              </w:rPr>
              <w:tab/>
            </w:r>
            <w:r>
              <w:rPr>
                <w:noProof/>
                <w:webHidden/>
              </w:rPr>
              <w:fldChar w:fldCharType="begin"/>
            </w:r>
            <w:r>
              <w:rPr>
                <w:noProof/>
                <w:webHidden/>
              </w:rPr>
              <w:instrText xml:space="preserve"> PAGEREF _Toc74879967 \h </w:instrText>
            </w:r>
            <w:r>
              <w:rPr>
                <w:noProof/>
                <w:webHidden/>
              </w:rPr>
            </w:r>
            <w:r>
              <w:rPr>
                <w:noProof/>
                <w:webHidden/>
              </w:rPr>
              <w:fldChar w:fldCharType="separate"/>
            </w:r>
            <w:r>
              <w:rPr>
                <w:noProof/>
                <w:webHidden/>
              </w:rPr>
              <w:t>64</w:t>
            </w:r>
            <w:r>
              <w:rPr>
                <w:noProof/>
                <w:webHidden/>
              </w:rPr>
              <w:fldChar w:fldCharType="end"/>
            </w:r>
          </w:hyperlink>
        </w:p>
        <w:p w14:paraId="69C1B889" w14:textId="3AC2E013" w:rsidR="00E9683A" w:rsidRDefault="00E9683A">
          <w:pPr>
            <w:pStyle w:val="TOC3"/>
            <w:tabs>
              <w:tab w:val="right" w:leader="dot" w:pos="7927"/>
            </w:tabs>
            <w:rPr>
              <w:rFonts w:eastAsiaTheme="minorEastAsia"/>
              <w:noProof/>
              <w:sz w:val="22"/>
              <w:szCs w:val="22"/>
              <w:lang w:val="en-ID" w:eastAsia="en-ID"/>
            </w:rPr>
          </w:pPr>
          <w:hyperlink w:anchor="_Toc74879968" w:history="1">
            <w:r w:rsidRPr="00781925">
              <w:rPr>
                <w:rStyle w:val="Hyperlink"/>
                <w:noProof/>
                <w:lang w:val="en-US"/>
              </w:rPr>
              <w:t xml:space="preserve">4.4.13 Halaman </w:t>
            </w:r>
            <w:r w:rsidRPr="00781925">
              <w:rPr>
                <w:rStyle w:val="Hyperlink"/>
                <w:i/>
                <w:iCs/>
                <w:noProof/>
                <w:lang w:val="en-US"/>
              </w:rPr>
              <w:t xml:space="preserve">Deal </w:t>
            </w:r>
            <w:r w:rsidRPr="00781925">
              <w:rPr>
                <w:rStyle w:val="Hyperlink"/>
                <w:noProof/>
                <w:lang w:val="en-US"/>
              </w:rPr>
              <w:t>SuperAdmin</w:t>
            </w:r>
            <w:r>
              <w:rPr>
                <w:noProof/>
                <w:webHidden/>
              </w:rPr>
              <w:tab/>
            </w:r>
            <w:r>
              <w:rPr>
                <w:noProof/>
                <w:webHidden/>
              </w:rPr>
              <w:fldChar w:fldCharType="begin"/>
            </w:r>
            <w:r>
              <w:rPr>
                <w:noProof/>
                <w:webHidden/>
              </w:rPr>
              <w:instrText xml:space="preserve"> PAGEREF _Toc74879968 \h </w:instrText>
            </w:r>
            <w:r>
              <w:rPr>
                <w:noProof/>
                <w:webHidden/>
              </w:rPr>
            </w:r>
            <w:r>
              <w:rPr>
                <w:noProof/>
                <w:webHidden/>
              </w:rPr>
              <w:fldChar w:fldCharType="separate"/>
            </w:r>
            <w:r>
              <w:rPr>
                <w:noProof/>
                <w:webHidden/>
              </w:rPr>
              <w:t>66</w:t>
            </w:r>
            <w:r>
              <w:rPr>
                <w:noProof/>
                <w:webHidden/>
              </w:rPr>
              <w:fldChar w:fldCharType="end"/>
            </w:r>
          </w:hyperlink>
        </w:p>
        <w:p w14:paraId="47D15435" w14:textId="66127B8C" w:rsidR="00E9683A" w:rsidRDefault="00E9683A">
          <w:pPr>
            <w:pStyle w:val="TOC3"/>
            <w:tabs>
              <w:tab w:val="right" w:leader="dot" w:pos="7927"/>
            </w:tabs>
            <w:rPr>
              <w:rFonts w:eastAsiaTheme="minorEastAsia"/>
              <w:noProof/>
              <w:sz w:val="22"/>
              <w:szCs w:val="22"/>
              <w:lang w:val="en-ID" w:eastAsia="en-ID"/>
            </w:rPr>
          </w:pPr>
          <w:hyperlink w:anchor="_Toc74879969" w:history="1">
            <w:r w:rsidRPr="00781925">
              <w:rPr>
                <w:rStyle w:val="Hyperlink"/>
                <w:noProof/>
                <w:lang w:val="en-US"/>
              </w:rPr>
              <w:t xml:space="preserve">4.4.14 Halaman </w:t>
            </w:r>
            <w:r w:rsidRPr="00781925">
              <w:rPr>
                <w:rStyle w:val="Hyperlink"/>
                <w:i/>
                <w:iCs/>
                <w:noProof/>
                <w:lang w:val="en-US"/>
              </w:rPr>
              <w:t xml:space="preserve">Deal </w:t>
            </w:r>
            <w:r w:rsidRPr="00781925">
              <w:rPr>
                <w:rStyle w:val="Hyperlink"/>
                <w:noProof/>
                <w:lang w:val="en-US"/>
              </w:rPr>
              <w:t>UserMarketing</w:t>
            </w:r>
            <w:r>
              <w:rPr>
                <w:noProof/>
                <w:webHidden/>
              </w:rPr>
              <w:tab/>
            </w:r>
            <w:r>
              <w:rPr>
                <w:noProof/>
                <w:webHidden/>
              </w:rPr>
              <w:fldChar w:fldCharType="begin"/>
            </w:r>
            <w:r>
              <w:rPr>
                <w:noProof/>
                <w:webHidden/>
              </w:rPr>
              <w:instrText xml:space="preserve"> PAGEREF _Toc74879969 \h </w:instrText>
            </w:r>
            <w:r>
              <w:rPr>
                <w:noProof/>
                <w:webHidden/>
              </w:rPr>
            </w:r>
            <w:r>
              <w:rPr>
                <w:noProof/>
                <w:webHidden/>
              </w:rPr>
              <w:fldChar w:fldCharType="separate"/>
            </w:r>
            <w:r>
              <w:rPr>
                <w:noProof/>
                <w:webHidden/>
              </w:rPr>
              <w:t>66</w:t>
            </w:r>
            <w:r>
              <w:rPr>
                <w:noProof/>
                <w:webHidden/>
              </w:rPr>
              <w:fldChar w:fldCharType="end"/>
            </w:r>
          </w:hyperlink>
        </w:p>
        <w:p w14:paraId="4498596F" w14:textId="0E266E91" w:rsidR="00E9683A" w:rsidRDefault="00E9683A">
          <w:pPr>
            <w:pStyle w:val="TOC3"/>
            <w:tabs>
              <w:tab w:val="right" w:leader="dot" w:pos="7927"/>
            </w:tabs>
            <w:rPr>
              <w:rFonts w:eastAsiaTheme="minorEastAsia"/>
              <w:noProof/>
              <w:sz w:val="22"/>
              <w:szCs w:val="22"/>
              <w:lang w:val="en-ID" w:eastAsia="en-ID"/>
            </w:rPr>
          </w:pPr>
          <w:hyperlink w:anchor="_Toc74879970" w:history="1">
            <w:r w:rsidRPr="00781925">
              <w:rPr>
                <w:rStyle w:val="Hyperlink"/>
                <w:noProof/>
                <w:lang w:val="en-US"/>
              </w:rPr>
              <w:t xml:space="preserve">4.4.15 Halaman </w:t>
            </w:r>
            <w:r w:rsidRPr="00781925">
              <w:rPr>
                <w:rStyle w:val="Hyperlink"/>
                <w:i/>
                <w:iCs/>
                <w:noProof/>
                <w:lang w:val="en-US"/>
              </w:rPr>
              <w:t xml:space="preserve">Cancel  </w:t>
            </w:r>
            <w:r w:rsidRPr="00781925">
              <w:rPr>
                <w:rStyle w:val="Hyperlink"/>
                <w:noProof/>
                <w:lang w:val="en-US"/>
              </w:rPr>
              <w:t>SuperAdmin &amp; UserMarketing</w:t>
            </w:r>
            <w:r>
              <w:rPr>
                <w:noProof/>
                <w:webHidden/>
              </w:rPr>
              <w:tab/>
            </w:r>
            <w:r>
              <w:rPr>
                <w:noProof/>
                <w:webHidden/>
              </w:rPr>
              <w:fldChar w:fldCharType="begin"/>
            </w:r>
            <w:r>
              <w:rPr>
                <w:noProof/>
                <w:webHidden/>
              </w:rPr>
              <w:instrText xml:space="preserve"> PAGEREF _Toc74879970 \h </w:instrText>
            </w:r>
            <w:r>
              <w:rPr>
                <w:noProof/>
                <w:webHidden/>
              </w:rPr>
            </w:r>
            <w:r>
              <w:rPr>
                <w:noProof/>
                <w:webHidden/>
              </w:rPr>
              <w:fldChar w:fldCharType="separate"/>
            </w:r>
            <w:r>
              <w:rPr>
                <w:noProof/>
                <w:webHidden/>
              </w:rPr>
              <w:t>67</w:t>
            </w:r>
            <w:r>
              <w:rPr>
                <w:noProof/>
                <w:webHidden/>
              </w:rPr>
              <w:fldChar w:fldCharType="end"/>
            </w:r>
          </w:hyperlink>
        </w:p>
        <w:p w14:paraId="23ABCB8C" w14:textId="232ADCBC" w:rsidR="00E9683A" w:rsidRDefault="00E9683A">
          <w:pPr>
            <w:pStyle w:val="TOC3"/>
            <w:tabs>
              <w:tab w:val="right" w:leader="dot" w:pos="7927"/>
            </w:tabs>
            <w:rPr>
              <w:rFonts w:eastAsiaTheme="minorEastAsia"/>
              <w:noProof/>
              <w:sz w:val="22"/>
              <w:szCs w:val="22"/>
              <w:lang w:val="en-ID" w:eastAsia="en-ID"/>
            </w:rPr>
          </w:pPr>
          <w:hyperlink w:anchor="_Toc74879971" w:history="1">
            <w:r w:rsidRPr="00781925">
              <w:rPr>
                <w:rStyle w:val="Hyperlink"/>
                <w:noProof/>
                <w:lang w:val="en-US"/>
              </w:rPr>
              <w:t xml:space="preserve">4.4.16 Halaman </w:t>
            </w:r>
            <w:r w:rsidRPr="00781925">
              <w:rPr>
                <w:rStyle w:val="Hyperlink"/>
                <w:i/>
                <w:iCs/>
                <w:noProof/>
                <w:lang w:val="en-US"/>
              </w:rPr>
              <w:t xml:space="preserve">History </w:t>
            </w:r>
            <w:r w:rsidRPr="00781925">
              <w:rPr>
                <w:rStyle w:val="Hyperlink"/>
                <w:noProof/>
                <w:lang w:val="en-US"/>
              </w:rPr>
              <w:t>SuperAdmin &amp; UserMarketing</w:t>
            </w:r>
            <w:r>
              <w:rPr>
                <w:noProof/>
                <w:webHidden/>
              </w:rPr>
              <w:tab/>
            </w:r>
            <w:r>
              <w:rPr>
                <w:noProof/>
                <w:webHidden/>
              </w:rPr>
              <w:fldChar w:fldCharType="begin"/>
            </w:r>
            <w:r>
              <w:rPr>
                <w:noProof/>
                <w:webHidden/>
              </w:rPr>
              <w:instrText xml:space="preserve"> PAGEREF _Toc74879971 \h </w:instrText>
            </w:r>
            <w:r>
              <w:rPr>
                <w:noProof/>
                <w:webHidden/>
              </w:rPr>
            </w:r>
            <w:r>
              <w:rPr>
                <w:noProof/>
                <w:webHidden/>
              </w:rPr>
              <w:fldChar w:fldCharType="separate"/>
            </w:r>
            <w:r>
              <w:rPr>
                <w:noProof/>
                <w:webHidden/>
              </w:rPr>
              <w:t>67</w:t>
            </w:r>
            <w:r>
              <w:rPr>
                <w:noProof/>
                <w:webHidden/>
              </w:rPr>
              <w:fldChar w:fldCharType="end"/>
            </w:r>
          </w:hyperlink>
        </w:p>
        <w:p w14:paraId="10AC73A2" w14:textId="72049C02" w:rsidR="00E9683A" w:rsidRDefault="00E9683A">
          <w:pPr>
            <w:pStyle w:val="TOC1"/>
            <w:tabs>
              <w:tab w:val="right" w:leader="dot" w:pos="7927"/>
            </w:tabs>
            <w:rPr>
              <w:rFonts w:eastAsiaTheme="minorEastAsia"/>
              <w:noProof/>
              <w:sz w:val="22"/>
              <w:szCs w:val="22"/>
              <w:lang w:val="en-ID" w:eastAsia="en-ID"/>
            </w:rPr>
          </w:pPr>
          <w:hyperlink w:anchor="_Toc74879972" w:history="1">
            <w:r w:rsidRPr="00781925">
              <w:rPr>
                <w:rStyle w:val="Hyperlink"/>
                <w:noProof/>
              </w:rPr>
              <w:t>BAB 5 SIMPULAN DAN SARAN</w:t>
            </w:r>
            <w:r>
              <w:rPr>
                <w:noProof/>
                <w:webHidden/>
              </w:rPr>
              <w:tab/>
            </w:r>
            <w:r>
              <w:rPr>
                <w:noProof/>
                <w:webHidden/>
              </w:rPr>
              <w:fldChar w:fldCharType="begin"/>
            </w:r>
            <w:r>
              <w:rPr>
                <w:noProof/>
                <w:webHidden/>
              </w:rPr>
              <w:instrText xml:space="preserve"> PAGEREF _Toc74879972 \h </w:instrText>
            </w:r>
            <w:r>
              <w:rPr>
                <w:noProof/>
                <w:webHidden/>
              </w:rPr>
            </w:r>
            <w:r>
              <w:rPr>
                <w:noProof/>
                <w:webHidden/>
              </w:rPr>
              <w:fldChar w:fldCharType="separate"/>
            </w:r>
            <w:r>
              <w:rPr>
                <w:noProof/>
                <w:webHidden/>
              </w:rPr>
              <w:t>68</w:t>
            </w:r>
            <w:r>
              <w:rPr>
                <w:noProof/>
                <w:webHidden/>
              </w:rPr>
              <w:fldChar w:fldCharType="end"/>
            </w:r>
          </w:hyperlink>
        </w:p>
        <w:p w14:paraId="42DCC30D" w14:textId="389ED9A4" w:rsidR="00E9683A" w:rsidRDefault="00E9683A">
          <w:pPr>
            <w:pStyle w:val="TOC2"/>
            <w:tabs>
              <w:tab w:val="right" w:leader="dot" w:pos="7927"/>
            </w:tabs>
            <w:rPr>
              <w:rFonts w:eastAsiaTheme="minorEastAsia"/>
              <w:noProof/>
              <w:sz w:val="22"/>
              <w:szCs w:val="22"/>
              <w:lang w:val="en-ID" w:eastAsia="en-ID"/>
            </w:rPr>
          </w:pPr>
          <w:hyperlink w:anchor="_Toc74879973" w:history="1">
            <w:r w:rsidRPr="00781925">
              <w:rPr>
                <w:rStyle w:val="Hyperlink"/>
                <w:noProof/>
              </w:rPr>
              <w:t>5.1 Simpulan</w:t>
            </w:r>
            <w:r>
              <w:rPr>
                <w:noProof/>
                <w:webHidden/>
              </w:rPr>
              <w:tab/>
            </w:r>
            <w:r>
              <w:rPr>
                <w:noProof/>
                <w:webHidden/>
              </w:rPr>
              <w:fldChar w:fldCharType="begin"/>
            </w:r>
            <w:r>
              <w:rPr>
                <w:noProof/>
                <w:webHidden/>
              </w:rPr>
              <w:instrText xml:space="preserve"> PAGEREF _Toc74879973 \h </w:instrText>
            </w:r>
            <w:r>
              <w:rPr>
                <w:noProof/>
                <w:webHidden/>
              </w:rPr>
            </w:r>
            <w:r>
              <w:rPr>
                <w:noProof/>
                <w:webHidden/>
              </w:rPr>
              <w:fldChar w:fldCharType="separate"/>
            </w:r>
            <w:r>
              <w:rPr>
                <w:noProof/>
                <w:webHidden/>
              </w:rPr>
              <w:t>68</w:t>
            </w:r>
            <w:r>
              <w:rPr>
                <w:noProof/>
                <w:webHidden/>
              </w:rPr>
              <w:fldChar w:fldCharType="end"/>
            </w:r>
          </w:hyperlink>
        </w:p>
        <w:p w14:paraId="2A33A237" w14:textId="25FC49A0" w:rsidR="00E9683A" w:rsidRDefault="00E9683A">
          <w:pPr>
            <w:pStyle w:val="TOC2"/>
            <w:tabs>
              <w:tab w:val="right" w:leader="dot" w:pos="7927"/>
            </w:tabs>
            <w:rPr>
              <w:rFonts w:eastAsiaTheme="minorEastAsia"/>
              <w:noProof/>
              <w:sz w:val="22"/>
              <w:szCs w:val="22"/>
              <w:lang w:val="en-ID" w:eastAsia="en-ID"/>
            </w:rPr>
          </w:pPr>
          <w:hyperlink w:anchor="_Toc74879974" w:history="1">
            <w:r w:rsidRPr="00781925">
              <w:rPr>
                <w:rStyle w:val="Hyperlink"/>
                <w:noProof/>
              </w:rPr>
              <w:t>5.2 Saran</w:t>
            </w:r>
            <w:r>
              <w:rPr>
                <w:noProof/>
                <w:webHidden/>
              </w:rPr>
              <w:tab/>
            </w:r>
            <w:r>
              <w:rPr>
                <w:noProof/>
                <w:webHidden/>
              </w:rPr>
              <w:fldChar w:fldCharType="begin"/>
            </w:r>
            <w:r>
              <w:rPr>
                <w:noProof/>
                <w:webHidden/>
              </w:rPr>
              <w:instrText xml:space="preserve"> PAGEREF _Toc74879974 \h </w:instrText>
            </w:r>
            <w:r>
              <w:rPr>
                <w:noProof/>
                <w:webHidden/>
              </w:rPr>
            </w:r>
            <w:r>
              <w:rPr>
                <w:noProof/>
                <w:webHidden/>
              </w:rPr>
              <w:fldChar w:fldCharType="separate"/>
            </w:r>
            <w:r>
              <w:rPr>
                <w:noProof/>
                <w:webHidden/>
              </w:rPr>
              <w:t>68</w:t>
            </w:r>
            <w:r>
              <w:rPr>
                <w:noProof/>
                <w:webHidden/>
              </w:rPr>
              <w:fldChar w:fldCharType="end"/>
            </w:r>
          </w:hyperlink>
        </w:p>
        <w:p w14:paraId="19E2DF51" w14:textId="77FC0EA3" w:rsidR="00E9683A" w:rsidRDefault="00E9683A">
          <w:pPr>
            <w:pStyle w:val="TOC1"/>
            <w:tabs>
              <w:tab w:val="right" w:leader="dot" w:pos="7927"/>
            </w:tabs>
            <w:rPr>
              <w:rFonts w:eastAsiaTheme="minorEastAsia"/>
              <w:noProof/>
              <w:sz w:val="22"/>
              <w:szCs w:val="22"/>
              <w:lang w:val="en-ID" w:eastAsia="en-ID"/>
            </w:rPr>
          </w:pPr>
          <w:hyperlink w:anchor="_Toc74879975" w:history="1">
            <w:r w:rsidRPr="00781925">
              <w:rPr>
                <w:rStyle w:val="Hyperlink"/>
                <w:noProof/>
              </w:rPr>
              <w:t>DAFTAR PUSTAKA</w:t>
            </w:r>
            <w:r>
              <w:rPr>
                <w:noProof/>
                <w:webHidden/>
              </w:rPr>
              <w:tab/>
            </w:r>
            <w:r>
              <w:rPr>
                <w:noProof/>
                <w:webHidden/>
              </w:rPr>
              <w:fldChar w:fldCharType="begin"/>
            </w:r>
            <w:r>
              <w:rPr>
                <w:noProof/>
                <w:webHidden/>
              </w:rPr>
              <w:instrText xml:space="preserve"> PAGEREF _Toc74879975 \h </w:instrText>
            </w:r>
            <w:r>
              <w:rPr>
                <w:noProof/>
                <w:webHidden/>
              </w:rPr>
            </w:r>
            <w:r>
              <w:rPr>
                <w:noProof/>
                <w:webHidden/>
              </w:rPr>
              <w:fldChar w:fldCharType="separate"/>
            </w:r>
            <w:r>
              <w:rPr>
                <w:noProof/>
                <w:webHidden/>
              </w:rPr>
              <w:t>69</w:t>
            </w:r>
            <w:r>
              <w:rPr>
                <w:noProof/>
                <w:webHidden/>
              </w:rPr>
              <w:fldChar w:fldCharType="end"/>
            </w:r>
          </w:hyperlink>
        </w:p>
        <w:p w14:paraId="693349B4" w14:textId="571B0AFF" w:rsidR="00E9683A" w:rsidRDefault="00E9683A">
          <w:pPr>
            <w:rPr>
              <w:noProof/>
            </w:rPr>
          </w:pPr>
          <w:r>
            <w:rPr>
              <w:b/>
              <w:bCs/>
              <w:noProof/>
            </w:rPr>
            <w:fldChar w:fldCharType="end"/>
          </w:r>
        </w:p>
      </w:sdtContent>
    </w:sdt>
    <w:p w14:paraId="0DE54060" w14:textId="71083C46" w:rsidR="00213FBC" w:rsidRPr="004E347A" w:rsidRDefault="00213FBC" w:rsidP="0006017B">
      <w:r w:rsidRPr="004E347A">
        <w:fldChar w:fldCharType="end"/>
      </w:r>
    </w:p>
    <w:p w14:paraId="2EE368A2"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4756B8DC" w14:textId="590B0E3A" w:rsidR="0006017B" w:rsidRDefault="0006017B" w:rsidP="00D17C86">
      <w:pPr>
        <w:pStyle w:val="Heading1"/>
        <w:numPr>
          <w:ilvl w:val="0"/>
          <w:numId w:val="0"/>
        </w:numPr>
      </w:pPr>
      <w:bookmarkStart w:id="17" w:name="_Toc24719669"/>
      <w:bookmarkStart w:id="18" w:name="_Toc74879890"/>
      <w:r w:rsidRPr="004E347A">
        <w:lastRenderedPageBreak/>
        <w:t>DAFTAR GAMBAR</w:t>
      </w:r>
      <w:bookmarkEnd w:id="17"/>
      <w:bookmarkEnd w:id="18"/>
    </w:p>
    <w:p w14:paraId="7924F146" w14:textId="2C91B3D6" w:rsidR="00D17C86" w:rsidRDefault="00D17C86">
      <w:pPr>
        <w:pStyle w:val="TableofFigures"/>
        <w:tabs>
          <w:tab w:val="right" w:leader="dot" w:pos="7927"/>
        </w:tabs>
        <w:rPr>
          <w:rFonts w:eastAsiaTheme="minorEastAsia"/>
          <w:noProof/>
          <w:sz w:val="22"/>
          <w:szCs w:val="22"/>
          <w:lang w:val="en-ID" w:eastAsia="en-ID"/>
        </w:rPr>
      </w:pPr>
      <w:r>
        <w:fldChar w:fldCharType="begin"/>
      </w:r>
      <w:r>
        <w:instrText xml:space="preserve"> TOC \h \z \c "Gambar 1." </w:instrText>
      </w:r>
      <w:r>
        <w:fldChar w:fldCharType="separate"/>
      </w:r>
      <w:hyperlink r:id="rId16" w:anchor="_Toc74879277" w:history="1">
        <w:r w:rsidRPr="003B7968">
          <w:rPr>
            <w:rStyle w:val="Hyperlink"/>
            <w:noProof/>
          </w:rPr>
          <w:t>Gambar 1. 1</w:t>
        </w:r>
        <w:r w:rsidRPr="003B7968">
          <w:rPr>
            <w:rStyle w:val="Hyperlink"/>
            <w:noProof/>
            <w:lang w:val="en-US"/>
          </w:rPr>
          <w:t xml:space="preserve"> </w:t>
        </w:r>
        <w:r w:rsidRPr="003B7968">
          <w:rPr>
            <w:rStyle w:val="Hyperlink"/>
            <w:i/>
            <w:noProof/>
            <w:lang w:val="en-US"/>
          </w:rPr>
          <w:t>Structur Organization</w:t>
        </w:r>
        <w:r>
          <w:rPr>
            <w:noProof/>
            <w:webHidden/>
          </w:rPr>
          <w:tab/>
        </w:r>
        <w:r>
          <w:rPr>
            <w:noProof/>
            <w:webHidden/>
          </w:rPr>
          <w:fldChar w:fldCharType="begin"/>
        </w:r>
        <w:r>
          <w:rPr>
            <w:noProof/>
            <w:webHidden/>
          </w:rPr>
          <w:instrText xml:space="preserve"> PAGEREF _Toc74879277 \h </w:instrText>
        </w:r>
        <w:r>
          <w:rPr>
            <w:noProof/>
            <w:webHidden/>
          </w:rPr>
        </w:r>
        <w:r>
          <w:rPr>
            <w:noProof/>
            <w:webHidden/>
          </w:rPr>
          <w:fldChar w:fldCharType="separate"/>
        </w:r>
        <w:r>
          <w:rPr>
            <w:noProof/>
            <w:webHidden/>
          </w:rPr>
          <w:t>17</w:t>
        </w:r>
        <w:r>
          <w:rPr>
            <w:noProof/>
            <w:webHidden/>
          </w:rPr>
          <w:fldChar w:fldCharType="end"/>
        </w:r>
      </w:hyperlink>
    </w:p>
    <w:p w14:paraId="637C4E41" w14:textId="77777777" w:rsidR="00D17C86" w:rsidRDefault="00D17C86" w:rsidP="0006017B">
      <w:pPr>
        <w:rPr>
          <w:noProof/>
        </w:rPr>
      </w:pPr>
      <w:r>
        <w:fldChar w:fldCharType="end"/>
      </w:r>
      <w:r>
        <w:fldChar w:fldCharType="begin"/>
      </w:r>
      <w:r>
        <w:instrText xml:space="preserve"> TOC \h \z \c "Gambar 3." </w:instrText>
      </w:r>
      <w:r>
        <w:fldChar w:fldCharType="separate"/>
      </w:r>
    </w:p>
    <w:p w14:paraId="32D2F3AC" w14:textId="3D840FAC" w:rsidR="00D17C86" w:rsidRDefault="00D17C86">
      <w:pPr>
        <w:pStyle w:val="TableofFigures"/>
        <w:tabs>
          <w:tab w:val="right" w:leader="dot" w:pos="7927"/>
        </w:tabs>
        <w:rPr>
          <w:rFonts w:eastAsiaTheme="minorEastAsia"/>
          <w:noProof/>
          <w:sz w:val="22"/>
          <w:szCs w:val="22"/>
          <w:lang w:val="en-ID" w:eastAsia="en-ID"/>
        </w:rPr>
      </w:pPr>
      <w:hyperlink r:id="rId17" w:anchor="_Toc74879284" w:history="1">
        <w:r w:rsidRPr="00E860B4">
          <w:rPr>
            <w:rStyle w:val="Hyperlink"/>
            <w:noProof/>
          </w:rPr>
          <w:t>Gambar 3. 1</w:t>
        </w:r>
        <w:r w:rsidRPr="00E860B4">
          <w:rPr>
            <w:rStyle w:val="Hyperlink"/>
            <w:noProof/>
            <w:lang w:val="en-US"/>
          </w:rPr>
          <w:t xml:space="preserve"> </w:t>
        </w:r>
        <w:r w:rsidRPr="00E860B4">
          <w:rPr>
            <w:rStyle w:val="Hyperlink"/>
            <w:i/>
            <w:noProof/>
            <w:lang w:val="en-US"/>
          </w:rPr>
          <w:t>Use Case</w:t>
        </w:r>
        <w:r>
          <w:rPr>
            <w:noProof/>
            <w:webHidden/>
          </w:rPr>
          <w:tab/>
        </w:r>
        <w:r>
          <w:rPr>
            <w:noProof/>
            <w:webHidden/>
          </w:rPr>
          <w:fldChar w:fldCharType="begin"/>
        </w:r>
        <w:r>
          <w:rPr>
            <w:noProof/>
            <w:webHidden/>
          </w:rPr>
          <w:instrText xml:space="preserve"> PAGEREF _Toc74879284 \h </w:instrText>
        </w:r>
        <w:r>
          <w:rPr>
            <w:noProof/>
            <w:webHidden/>
          </w:rPr>
        </w:r>
        <w:r>
          <w:rPr>
            <w:noProof/>
            <w:webHidden/>
          </w:rPr>
          <w:fldChar w:fldCharType="separate"/>
        </w:r>
        <w:r>
          <w:rPr>
            <w:noProof/>
            <w:webHidden/>
          </w:rPr>
          <w:t>28</w:t>
        </w:r>
        <w:r>
          <w:rPr>
            <w:noProof/>
            <w:webHidden/>
          </w:rPr>
          <w:fldChar w:fldCharType="end"/>
        </w:r>
      </w:hyperlink>
    </w:p>
    <w:p w14:paraId="61DAE214" w14:textId="44BDCF77" w:rsidR="00D17C86" w:rsidRDefault="00D17C86">
      <w:pPr>
        <w:pStyle w:val="TableofFigures"/>
        <w:tabs>
          <w:tab w:val="right" w:leader="dot" w:pos="7927"/>
        </w:tabs>
        <w:rPr>
          <w:rFonts w:eastAsiaTheme="minorEastAsia"/>
          <w:noProof/>
          <w:sz w:val="22"/>
          <w:szCs w:val="22"/>
          <w:lang w:val="en-ID" w:eastAsia="en-ID"/>
        </w:rPr>
      </w:pPr>
      <w:hyperlink r:id="rId18" w:anchor="_Toc74879285" w:history="1">
        <w:r w:rsidRPr="00E860B4">
          <w:rPr>
            <w:rStyle w:val="Hyperlink"/>
            <w:noProof/>
          </w:rPr>
          <w:t>Gambar 3. 2</w:t>
        </w:r>
        <w:r w:rsidRPr="00E860B4">
          <w:rPr>
            <w:rStyle w:val="Hyperlink"/>
            <w:noProof/>
            <w:lang w:val="en-US"/>
          </w:rPr>
          <w:t xml:space="preserve"> </w:t>
        </w:r>
        <w:r w:rsidRPr="00E860B4">
          <w:rPr>
            <w:rStyle w:val="Hyperlink"/>
            <w:i/>
            <w:noProof/>
            <w:lang w:val="en-US"/>
          </w:rPr>
          <w:t>Sub Sistem</w:t>
        </w:r>
        <w:r w:rsidRPr="00E860B4">
          <w:rPr>
            <w:rStyle w:val="Hyperlink"/>
            <w:noProof/>
            <w:lang w:val="en-US"/>
          </w:rPr>
          <w:t xml:space="preserve"> Informasi Marketing Scola LMS</w:t>
        </w:r>
        <w:r>
          <w:rPr>
            <w:noProof/>
            <w:webHidden/>
          </w:rPr>
          <w:tab/>
        </w:r>
        <w:r>
          <w:rPr>
            <w:noProof/>
            <w:webHidden/>
          </w:rPr>
          <w:fldChar w:fldCharType="begin"/>
        </w:r>
        <w:r>
          <w:rPr>
            <w:noProof/>
            <w:webHidden/>
          </w:rPr>
          <w:instrText xml:space="preserve"> PAGEREF _Toc74879285 \h </w:instrText>
        </w:r>
        <w:r>
          <w:rPr>
            <w:noProof/>
            <w:webHidden/>
          </w:rPr>
        </w:r>
        <w:r>
          <w:rPr>
            <w:noProof/>
            <w:webHidden/>
          </w:rPr>
          <w:fldChar w:fldCharType="separate"/>
        </w:r>
        <w:r>
          <w:rPr>
            <w:noProof/>
            <w:webHidden/>
          </w:rPr>
          <w:t>29</w:t>
        </w:r>
        <w:r>
          <w:rPr>
            <w:noProof/>
            <w:webHidden/>
          </w:rPr>
          <w:fldChar w:fldCharType="end"/>
        </w:r>
      </w:hyperlink>
    </w:p>
    <w:p w14:paraId="251FF5E1" w14:textId="3544F445" w:rsidR="00D17C86" w:rsidRDefault="00D17C86">
      <w:pPr>
        <w:pStyle w:val="TableofFigures"/>
        <w:tabs>
          <w:tab w:val="right" w:leader="dot" w:pos="7927"/>
        </w:tabs>
        <w:rPr>
          <w:rFonts w:eastAsiaTheme="minorEastAsia"/>
          <w:noProof/>
          <w:sz w:val="22"/>
          <w:szCs w:val="22"/>
          <w:lang w:val="en-ID" w:eastAsia="en-ID"/>
        </w:rPr>
      </w:pPr>
      <w:hyperlink r:id="rId19" w:anchor="_Toc74879286" w:history="1">
        <w:r w:rsidRPr="00E860B4">
          <w:rPr>
            <w:rStyle w:val="Hyperlink"/>
            <w:noProof/>
          </w:rPr>
          <w:t>Gambar 3. 3</w:t>
        </w:r>
        <w:r w:rsidRPr="00E860B4">
          <w:rPr>
            <w:rStyle w:val="Hyperlink"/>
            <w:noProof/>
            <w:lang w:val="en-US"/>
          </w:rPr>
          <w:t xml:space="preserve"> </w:t>
        </w:r>
        <w:r w:rsidRPr="00E860B4">
          <w:rPr>
            <w:rStyle w:val="Hyperlink"/>
            <w:i/>
            <w:noProof/>
            <w:lang w:val="en-US"/>
          </w:rPr>
          <w:t>Activity Diagram Data Master</w:t>
        </w:r>
        <w:r>
          <w:rPr>
            <w:noProof/>
            <w:webHidden/>
          </w:rPr>
          <w:tab/>
        </w:r>
        <w:r>
          <w:rPr>
            <w:noProof/>
            <w:webHidden/>
          </w:rPr>
          <w:fldChar w:fldCharType="begin"/>
        </w:r>
        <w:r>
          <w:rPr>
            <w:noProof/>
            <w:webHidden/>
          </w:rPr>
          <w:instrText xml:space="preserve"> PAGEREF _Toc74879286 \h </w:instrText>
        </w:r>
        <w:r>
          <w:rPr>
            <w:noProof/>
            <w:webHidden/>
          </w:rPr>
        </w:r>
        <w:r>
          <w:rPr>
            <w:noProof/>
            <w:webHidden/>
          </w:rPr>
          <w:fldChar w:fldCharType="separate"/>
        </w:r>
        <w:r>
          <w:rPr>
            <w:noProof/>
            <w:webHidden/>
          </w:rPr>
          <w:t>31</w:t>
        </w:r>
        <w:r>
          <w:rPr>
            <w:noProof/>
            <w:webHidden/>
          </w:rPr>
          <w:fldChar w:fldCharType="end"/>
        </w:r>
      </w:hyperlink>
    </w:p>
    <w:p w14:paraId="56287FB2" w14:textId="3C56900A" w:rsidR="00D17C86" w:rsidRDefault="00D17C86">
      <w:pPr>
        <w:pStyle w:val="TableofFigures"/>
        <w:tabs>
          <w:tab w:val="right" w:leader="dot" w:pos="7927"/>
        </w:tabs>
        <w:rPr>
          <w:rFonts w:eastAsiaTheme="minorEastAsia"/>
          <w:noProof/>
          <w:sz w:val="22"/>
          <w:szCs w:val="22"/>
          <w:lang w:val="en-ID" w:eastAsia="en-ID"/>
        </w:rPr>
      </w:pPr>
      <w:hyperlink r:id="rId20" w:anchor="_Toc74879287" w:history="1">
        <w:r w:rsidRPr="00E860B4">
          <w:rPr>
            <w:rStyle w:val="Hyperlink"/>
            <w:noProof/>
          </w:rPr>
          <w:t>Gambar 3. 4</w:t>
        </w:r>
        <w:r w:rsidRPr="00E860B4">
          <w:rPr>
            <w:rStyle w:val="Hyperlink"/>
            <w:noProof/>
            <w:lang w:val="en-US"/>
          </w:rPr>
          <w:t xml:space="preserve"> </w:t>
        </w:r>
        <w:r w:rsidRPr="00E860B4">
          <w:rPr>
            <w:rStyle w:val="Hyperlink"/>
            <w:i/>
            <w:noProof/>
            <w:lang w:val="en-US"/>
          </w:rPr>
          <w:t>Activity Diagram Companies</w:t>
        </w:r>
        <w:r>
          <w:rPr>
            <w:noProof/>
            <w:webHidden/>
          </w:rPr>
          <w:tab/>
        </w:r>
        <w:r>
          <w:rPr>
            <w:noProof/>
            <w:webHidden/>
          </w:rPr>
          <w:fldChar w:fldCharType="begin"/>
        </w:r>
        <w:r>
          <w:rPr>
            <w:noProof/>
            <w:webHidden/>
          </w:rPr>
          <w:instrText xml:space="preserve"> PAGEREF _Toc74879287 \h </w:instrText>
        </w:r>
        <w:r>
          <w:rPr>
            <w:noProof/>
            <w:webHidden/>
          </w:rPr>
        </w:r>
        <w:r>
          <w:rPr>
            <w:noProof/>
            <w:webHidden/>
          </w:rPr>
          <w:fldChar w:fldCharType="separate"/>
        </w:r>
        <w:r>
          <w:rPr>
            <w:noProof/>
            <w:webHidden/>
          </w:rPr>
          <w:t>32</w:t>
        </w:r>
        <w:r>
          <w:rPr>
            <w:noProof/>
            <w:webHidden/>
          </w:rPr>
          <w:fldChar w:fldCharType="end"/>
        </w:r>
      </w:hyperlink>
    </w:p>
    <w:p w14:paraId="6AB7AA06" w14:textId="5916D321" w:rsidR="00D17C86" w:rsidRDefault="00D17C86">
      <w:pPr>
        <w:pStyle w:val="TableofFigures"/>
        <w:tabs>
          <w:tab w:val="right" w:leader="dot" w:pos="7927"/>
        </w:tabs>
        <w:rPr>
          <w:rFonts w:eastAsiaTheme="minorEastAsia"/>
          <w:noProof/>
          <w:sz w:val="22"/>
          <w:szCs w:val="22"/>
          <w:lang w:val="en-ID" w:eastAsia="en-ID"/>
        </w:rPr>
      </w:pPr>
      <w:hyperlink r:id="rId21" w:anchor="_Toc74879288" w:history="1">
        <w:r w:rsidRPr="00E860B4">
          <w:rPr>
            <w:rStyle w:val="Hyperlink"/>
            <w:noProof/>
          </w:rPr>
          <w:t>Gambar 3. 5</w:t>
        </w:r>
        <w:r w:rsidRPr="00E860B4">
          <w:rPr>
            <w:rStyle w:val="Hyperlink"/>
            <w:noProof/>
            <w:lang w:val="en-US"/>
          </w:rPr>
          <w:t xml:space="preserve"> </w:t>
        </w:r>
        <w:r w:rsidRPr="00E860B4">
          <w:rPr>
            <w:rStyle w:val="Hyperlink"/>
            <w:i/>
            <w:noProof/>
            <w:lang w:val="en-US"/>
          </w:rPr>
          <w:t>Activity Diagram Progress</w:t>
        </w:r>
        <w:r>
          <w:rPr>
            <w:noProof/>
            <w:webHidden/>
          </w:rPr>
          <w:tab/>
        </w:r>
        <w:r>
          <w:rPr>
            <w:noProof/>
            <w:webHidden/>
          </w:rPr>
          <w:fldChar w:fldCharType="begin"/>
        </w:r>
        <w:r>
          <w:rPr>
            <w:noProof/>
            <w:webHidden/>
          </w:rPr>
          <w:instrText xml:space="preserve"> PAGEREF _Toc74879288 \h </w:instrText>
        </w:r>
        <w:r>
          <w:rPr>
            <w:noProof/>
            <w:webHidden/>
          </w:rPr>
        </w:r>
        <w:r>
          <w:rPr>
            <w:noProof/>
            <w:webHidden/>
          </w:rPr>
          <w:fldChar w:fldCharType="separate"/>
        </w:r>
        <w:r>
          <w:rPr>
            <w:noProof/>
            <w:webHidden/>
          </w:rPr>
          <w:t>33</w:t>
        </w:r>
        <w:r>
          <w:rPr>
            <w:noProof/>
            <w:webHidden/>
          </w:rPr>
          <w:fldChar w:fldCharType="end"/>
        </w:r>
      </w:hyperlink>
    </w:p>
    <w:p w14:paraId="2302AAA2" w14:textId="78B93561" w:rsidR="00D17C86" w:rsidRDefault="00D17C86">
      <w:pPr>
        <w:pStyle w:val="TableofFigures"/>
        <w:tabs>
          <w:tab w:val="right" w:leader="dot" w:pos="7927"/>
        </w:tabs>
        <w:rPr>
          <w:rFonts w:eastAsiaTheme="minorEastAsia"/>
          <w:noProof/>
          <w:sz w:val="22"/>
          <w:szCs w:val="22"/>
          <w:lang w:val="en-ID" w:eastAsia="en-ID"/>
        </w:rPr>
      </w:pPr>
      <w:hyperlink r:id="rId22" w:anchor="_Toc74879289" w:history="1">
        <w:r w:rsidRPr="00E860B4">
          <w:rPr>
            <w:rStyle w:val="Hyperlink"/>
            <w:noProof/>
          </w:rPr>
          <w:t>Gambar 3. 6</w:t>
        </w:r>
        <w:r w:rsidRPr="00E860B4">
          <w:rPr>
            <w:rStyle w:val="Hyperlink"/>
            <w:noProof/>
            <w:lang w:val="en-US"/>
          </w:rPr>
          <w:t xml:space="preserve"> </w:t>
        </w:r>
        <w:r w:rsidRPr="00E860B4">
          <w:rPr>
            <w:rStyle w:val="Hyperlink"/>
            <w:i/>
            <w:noProof/>
            <w:lang w:val="en-US"/>
          </w:rPr>
          <w:t>Activity Diagram Lead</w:t>
        </w:r>
        <w:r>
          <w:rPr>
            <w:noProof/>
            <w:webHidden/>
          </w:rPr>
          <w:tab/>
        </w:r>
        <w:r>
          <w:rPr>
            <w:noProof/>
            <w:webHidden/>
          </w:rPr>
          <w:fldChar w:fldCharType="begin"/>
        </w:r>
        <w:r>
          <w:rPr>
            <w:noProof/>
            <w:webHidden/>
          </w:rPr>
          <w:instrText xml:space="preserve"> PAGEREF _Toc74879289 \h </w:instrText>
        </w:r>
        <w:r>
          <w:rPr>
            <w:noProof/>
            <w:webHidden/>
          </w:rPr>
        </w:r>
        <w:r>
          <w:rPr>
            <w:noProof/>
            <w:webHidden/>
          </w:rPr>
          <w:fldChar w:fldCharType="separate"/>
        </w:r>
        <w:r>
          <w:rPr>
            <w:noProof/>
            <w:webHidden/>
          </w:rPr>
          <w:t>34</w:t>
        </w:r>
        <w:r>
          <w:rPr>
            <w:noProof/>
            <w:webHidden/>
          </w:rPr>
          <w:fldChar w:fldCharType="end"/>
        </w:r>
      </w:hyperlink>
    </w:p>
    <w:p w14:paraId="3858C565" w14:textId="07CBF1AF" w:rsidR="00D17C86" w:rsidRDefault="00D17C86">
      <w:pPr>
        <w:pStyle w:val="TableofFigures"/>
        <w:tabs>
          <w:tab w:val="right" w:leader="dot" w:pos="7927"/>
        </w:tabs>
        <w:rPr>
          <w:rFonts w:eastAsiaTheme="minorEastAsia"/>
          <w:noProof/>
          <w:sz w:val="22"/>
          <w:szCs w:val="22"/>
          <w:lang w:val="en-ID" w:eastAsia="en-ID"/>
        </w:rPr>
      </w:pPr>
      <w:hyperlink r:id="rId23" w:anchor="_Toc74879290" w:history="1">
        <w:r w:rsidRPr="00E860B4">
          <w:rPr>
            <w:rStyle w:val="Hyperlink"/>
            <w:noProof/>
          </w:rPr>
          <w:t>Gambar 3. 7</w:t>
        </w:r>
        <w:r w:rsidRPr="00E860B4">
          <w:rPr>
            <w:rStyle w:val="Hyperlink"/>
            <w:noProof/>
            <w:lang w:val="en-US"/>
          </w:rPr>
          <w:t xml:space="preserve"> </w:t>
        </w:r>
        <w:r w:rsidRPr="00E860B4">
          <w:rPr>
            <w:rStyle w:val="Hyperlink"/>
            <w:i/>
            <w:noProof/>
            <w:lang w:val="en-US"/>
          </w:rPr>
          <w:t>Activity Diagram Deal</w:t>
        </w:r>
        <w:r>
          <w:rPr>
            <w:noProof/>
            <w:webHidden/>
          </w:rPr>
          <w:tab/>
        </w:r>
        <w:r>
          <w:rPr>
            <w:noProof/>
            <w:webHidden/>
          </w:rPr>
          <w:fldChar w:fldCharType="begin"/>
        </w:r>
        <w:r>
          <w:rPr>
            <w:noProof/>
            <w:webHidden/>
          </w:rPr>
          <w:instrText xml:space="preserve"> PAGEREF _Toc74879290 \h </w:instrText>
        </w:r>
        <w:r>
          <w:rPr>
            <w:noProof/>
            <w:webHidden/>
          </w:rPr>
        </w:r>
        <w:r>
          <w:rPr>
            <w:noProof/>
            <w:webHidden/>
          </w:rPr>
          <w:fldChar w:fldCharType="separate"/>
        </w:r>
        <w:r>
          <w:rPr>
            <w:noProof/>
            <w:webHidden/>
          </w:rPr>
          <w:t>35</w:t>
        </w:r>
        <w:r>
          <w:rPr>
            <w:noProof/>
            <w:webHidden/>
          </w:rPr>
          <w:fldChar w:fldCharType="end"/>
        </w:r>
      </w:hyperlink>
    </w:p>
    <w:p w14:paraId="4099848A" w14:textId="7CEF9742" w:rsidR="00D17C86" w:rsidRDefault="00D17C86">
      <w:pPr>
        <w:pStyle w:val="TableofFigures"/>
        <w:tabs>
          <w:tab w:val="right" w:leader="dot" w:pos="7927"/>
        </w:tabs>
        <w:rPr>
          <w:rFonts w:eastAsiaTheme="minorEastAsia"/>
          <w:noProof/>
          <w:sz w:val="22"/>
          <w:szCs w:val="22"/>
          <w:lang w:val="en-ID" w:eastAsia="en-ID"/>
        </w:rPr>
      </w:pPr>
      <w:hyperlink r:id="rId24" w:anchor="_Toc74879291" w:history="1">
        <w:r w:rsidRPr="00E860B4">
          <w:rPr>
            <w:rStyle w:val="Hyperlink"/>
            <w:noProof/>
          </w:rPr>
          <w:t>Gambar 3. 8</w:t>
        </w:r>
        <w:r w:rsidRPr="00E860B4">
          <w:rPr>
            <w:rStyle w:val="Hyperlink"/>
            <w:noProof/>
            <w:lang w:val="en-US"/>
          </w:rPr>
          <w:t xml:space="preserve"> </w:t>
        </w:r>
        <w:r w:rsidRPr="00E860B4">
          <w:rPr>
            <w:rStyle w:val="Hyperlink"/>
            <w:i/>
            <w:noProof/>
            <w:lang w:val="en-US"/>
          </w:rPr>
          <w:t>Activity Diagram Cancel</w:t>
        </w:r>
        <w:r>
          <w:rPr>
            <w:noProof/>
            <w:webHidden/>
          </w:rPr>
          <w:tab/>
        </w:r>
        <w:r>
          <w:rPr>
            <w:noProof/>
            <w:webHidden/>
          </w:rPr>
          <w:fldChar w:fldCharType="begin"/>
        </w:r>
        <w:r>
          <w:rPr>
            <w:noProof/>
            <w:webHidden/>
          </w:rPr>
          <w:instrText xml:space="preserve"> PAGEREF _Toc74879291 \h </w:instrText>
        </w:r>
        <w:r>
          <w:rPr>
            <w:noProof/>
            <w:webHidden/>
          </w:rPr>
        </w:r>
        <w:r>
          <w:rPr>
            <w:noProof/>
            <w:webHidden/>
          </w:rPr>
          <w:fldChar w:fldCharType="separate"/>
        </w:r>
        <w:r>
          <w:rPr>
            <w:noProof/>
            <w:webHidden/>
          </w:rPr>
          <w:t>36</w:t>
        </w:r>
        <w:r>
          <w:rPr>
            <w:noProof/>
            <w:webHidden/>
          </w:rPr>
          <w:fldChar w:fldCharType="end"/>
        </w:r>
      </w:hyperlink>
    </w:p>
    <w:p w14:paraId="5C7E7B99" w14:textId="2D6BDA40" w:rsidR="00D17C86" w:rsidRDefault="00D17C86">
      <w:pPr>
        <w:pStyle w:val="TableofFigures"/>
        <w:tabs>
          <w:tab w:val="right" w:leader="dot" w:pos="7927"/>
        </w:tabs>
        <w:rPr>
          <w:rFonts w:eastAsiaTheme="minorEastAsia"/>
          <w:noProof/>
          <w:sz w:val="22"/>
          <w:szCs w:val="22"/>
          <w:lang w:val="en-ID" w:eastAsia="en-ID"/>
        </w:rPr>
      </w:pPr>
      <w:hyperlink r:id="rId25" w:anchor="_Toc74879292" w:history="1">
        <w:r w:rsidRPr="00E860B4">
          <w:rPr>
            <w:rStyle w:val="Hyperlink"/>
            <w:noProof/>
          </w:rPr>
          <w:t>Gambar 3. 9</w:t>
        </w:r>
        <w:r w:rsidRPr="00E860B4">
          <w:rPr>
            <w:rStyle w:val="Hyperlink"/>
            <w:noProof/>
            <w:lang w:val="en-US"/>
          </w:rPr>
          <w:t xml:space="preserve"> </w:t>
        </w:r>
        <w:r w:rsidRPr="00E860B4">
          <w:rPr>
            <w:rStyle w:val="Hyperlink"/>
            <w:i/>
            <w:noProof/>
            <w:lang w:val="en-US"/>
          </w:rPr>
          <w:t>Activity Diagram History</w:t>
        </w:r>
        <w:r>
          <w:rPr>
            <w:noProof/>
            <w:webHidden/>
          </w:rPr>
          <w:tab/>
        </w:r>
        <w:r>
          <w:rPr>
            <w:noProof/>
            <w:webHidden/>
          </w:rPr>
          <w:fldChar w:fldCharType="begin"/>
        </w:r>
        <w:r>
          <w:rPr>
            <w:noProof/>
            <w:webHidden/>
          </w:rPr>
          <w:instrText xml:space="preserve"> PAGEREF _Toc74879292 \h </w:instrText>
        </w:r>
        <w:r>
          <w:rPr>
            <w:noProof/>
            <w:webHidden/>
          </w:rPr>
        </w:r>
        <w:r>
          <w:rPr>
            <w:noProof/>
            <w:webHidden/>
          </w:rPr>
          <w:fldChar w:fldCharType="separate"/>
        </w:r>
        <w:r>
          <w:rPr>
            <w:noProof/>
            <w:webHidden/>
          </w:rPr>
          <w:t>37</w:t>
        </w:r>
        <w:r>
          <w:rPr>
            <w:noProof/>
            <w:webHidden/>
          </w:rPr>
          <w:fldChar w:fldCharType="end"/>
        </w:r>
      </w:hyperlink>
    </w:p>
    <w:p w14:paraId="7B5871C6" w14:textId="507F5FBB" w:rsidR="00D17C86" w:rsidRDefault="00D17C86">
      <w:pPr>
        <w:pStyle w:val="TableofFigures"/>
        <w:tabs>
          <w:tab w:val="right" w:leader="dot" w:pos="7927"/>
        </w:tabs>
        <w:rPr>
          <w:rFonts w:eastAsiaTheme="minorEastAsia"/>
          <w:noProof/>
          <w:sz w:val="22"/>
          <w:szCs w:val="22"/>
          <w:lang w:val="en-ID" w:eastAsia="en-ID"/>
        </w:rPr>
      </w:pPr>
      <w:hyperlink r:id="rId26" w:anchor="_Toc74879293" w:history="1">
        <w:r w:rsidRPr="00E860B4">
          <w:rPr>
            <w:rStyle w:val="Hyperlink"/>
            <w:noProof/>
          </w:rPr>
          <w:t>Gambar 3. 10</w:t>
        </w:r>
        <w:r w:rsidRPr="00E860B4">
          <w:rPr>
            <w:rStyle w:val="Hyperlink"/>
            <w:noProof/>
            <w:lang w:val="en-US"/>
          </w:rPr>
          <w:t xml:space="preserve"> </w:t>
        </w:r>
        <w:r w:rsidRPr="00E860B4">
          <w:rPr>
            <w:rStyle w:val="Hyperlink"/>
            <w:i/>
            <w:noProof/>
            <w:lang w:val="en-US"/>
          </w:rPr>
          <w:t>Entity Relationship Diagram</w:t>
        </w:r>
        <w:r>
          <w:rPr>
            <w:noProof/>
            <w:webHidden/>
          </w:rPr>
          <w:tab/>
        </w:r>
        <w:r>
          <w:rPr>
            <w:noProof/>
            <w:webHidden/>
          </w:rPr>
          <w:fldChar w:fldCharType="begin"/>
        </w:r>
        <w:r>
          <w:rPr>
            <w:noProof/>
            <w:webHidden/>
          </w:rPr>
          <w:instrText xml:space="preserve"> PAGEREF _Toc74879293 \h </w:instrText>
        </w:r>
        <w:r>
          <w:rPr>
            <w:noProof/>
            <w:webHidden/>
          </w:rPr>
        </w:r>
        <w:r>
          <w:rPr>
            <w:noProof/>
            <w:webHidden/>
          </w:rPr>
          <w:fldChar w:fldCharType="separate"/>
        </w:r>
        <w:r>
          <w:rPr>
            <w:noProof/>
            <w:webHidden/>
          </w:rPr>
          <w:t>37</w:t>
        </w:r>
        <w:r>
          <w:rPr>
            <w:noProof/>
            <w:webHidden/>
          </w:rPr>
          <w:fldChar w:fldCharType="end"/>
        </w:r>
      </w:hyperlink>
    </w:p>
    <w:p w14:paraId="0B11A6EE" w14:textId="4379C0FD" w:rsidR="00D17C86" w:rsidRDefault="00D17C86">
      <w:pPr>
        <w:pStyle w:val="TableofFigures"/>
        <w:tabs>
          <w:tab w:val="right" w:leader="dot" w:pos="7927"/>
        </w:tabs>
        <w:rPr>
          <w:rFonts w:eastAsiaTheme="minorEastAsia"/>
          <w:noProof/>
          <w:sz w:val="22"/>
          <w:szCs w:val="22"/>
          <w:lang w:val="en-ID" w:eastAsia="en-ID"/>
        </w:rPr>
      </w:pPr>
      <w:hyperlink r:id="rId27" w:anchor="_Toc74879294" w:history="1">
        <w:r w:rsidRPr="00E860B4">
          <w:rPr>
            <w:rStyle w:val="Hyperlink"/>
            <w:noProof/>
          </w:rPr>
          <w:t>Gambar 3. 11</w:t>
        </w:r>
        <w:r w:rsidRPr="00E860B4">
          <w:rPr>
            <w:rStyle w:val="Hyperlink"/>
            <w:noProof/>
            <w:lang w:val="en-US"/>
          </w:rPr>
          <w:t xml:space="preserve"> </w:t>
        </w:r>
        <w:r w:rsidRPr="00E860B4">
          <w:rPr>
            <w:rStyle w:val="Hyperlink"/>
            <w:i/>
            <w:noProof/>
            <w:lang w:val="en-US"/>
          </w:rPr>
          <w:t>User Interface Login</w:t>
        </w:r>
        <w:r>
          <w:rPr>
            <w:noProof/>
            <w:webHidden/>
          </w:rPr>
          <w:tab/>
        </w:r>
        <w:r>
          <w:rPr>
            <w:noProof/>
            <w:webHidden/>
          </w:rPr>
          <w:fldChar w:fldCharType="begin"/>
        </w:r>
        <w:r>
          <w:rPr>
            <w:noProof/>
            <w:webHidden/>
          </w:rPr>
          <w:instrText xml:space="preserve"> PAGEREF _Toc74879294 \h </w:instrText>
        </w:r>
        <w:r>
          <w:rPr>
            <w:noProof/>
            <w:webHidden/>
          </w:rPr>
        </w:r>
        <w:r>
          <w:rPr>
            <w:noProof/>
            <w:webHidden/>
          </w:rPr>
          <w:fldChar w:fldCharType="separate"/>
        </w:r>
        <w:r>
          <w:rPr>
            <w:noProof/>
            <w:webHidden/>
          </w:rPr>
          <w:t>38</w:t>
        </w:r>
        <w:r>
          <w:rPr>
            <w:noProof/>
            <w:webHidden/>
          </w:rPr>
          <w:fldChar w:fldCharType="end"/>
        </w:r>
      </w:hyperlink>
    </w:p>
    <w:p w14:paraId="3F3D9E73" w14:textId="16D27FEA" w:rsidR="00D17C86" w:rsidRDefault="00D17C86">
      <w:pPr>
        <w:pStyle w:val="TableofFigures"/>
        <w:tabs>
          <w:tab w:val="right" w:leader="dot" w:pos="7927"/>
        </w:tabs>
        <w:rPr>
          <w:rFonts w:eastAsiaTheme="minorEastAsia"/>
          <w:noProof/>
          <w:sz w:val="22"/>
          <w:szCs w:val="22"/>
          <w:lang w:val="en-ID" w:eastAsia="en-ID"/>
        </w:rPr>
      </w:pPr>
      <w:hyperlink r:id="rId28" w:anchor="_Toc74879295" w:history="1">
        <w:r w:rsidRPr="00E860B4">
          <w:rPr>
            <w:rStyle w:val="Hyperlink"/>
            <w:noProof/>
          </w:rPr>
          <w:t>Gambar 3. 12</w:t>
        </w:r>
        <w:r w:rsidRPr="00E860B4">
          <w:rPr>
            <w:rStyle w:val="Hyperlink"/>
            <w:noProof/>
            <w:lang w:val="en-US"/>
          </w:rPr>
          <w:t xml:space="preserve"> </w:t>
        </w:r>
        <w:r w:rsidRPr="00E860B4">
          <w:rPr>
            <w:rStyle w:val="Hyperlink"/>
            <w:i/>
            <w:noProof/>
            <w:lang w:val="en-US"/>
          </w:rPr>
          <w:t>User Interface Dashboard</w:t>
        </w:r>
        <w:r>
          <w:rPr>
            <w:noProof/>
            <w:webHidden/>
          </w:rPr>
          <w:tab/>
        </w:r>
        <w:r>
          <w:rPr>
            <w:noProof/>
            <w:webHidden/>
          </w:rPr>
          <w:fldChar w:fldCharType="begin"/>
        </w:r>
        <w:r>
          <w:rPr>
            <w:noProof/>
            <w:webHidden/>
          </w:rPr>
          <w:instrText xml:space="preserve"> PAGEREF _Toc74879295 \h </w:instrText>
        </w:r>
        <w:r>
          <w:rPr>
            <w:noProof/>
            <w:webHidden/>
          </w:rPr>
        </w:r>
        <w:r>
          <w:rPr>
            <w:noProof/>
            <w:webHidden/>
          </w:rPr>
          <w:fldChar w:fldCharType="separate"/>
        </w:r>
        <w:r>
          <w:rPr>
            <w:noProof/>
            <w:webHidden/>
          </w:rPr>
          <w:t>38</w:t>
        </w:r>
        <w:r>
          <w:rPr>
            <w:noProof/>
            <w:webHidden/>
          </w:rPr>
          <w:fldChar w:fldCharType="end"/>
        </w:r>
      </w:hyperlink>
    </w:p>
    <w:p w14:paraId="39F47F24" w14:textId="37B0AE4C" w:rsidR="00D17C86" w:rsidRDefault="00D17C86">
      <w:pPr>
        <w:pStyle w:val="TableofFigures"/>
        <w:tabs>
          <w:tab w:val="right" w:leader="dot" w:pos="7927"/>
        </w:tabs>
        <w:rPr>
          <w:rFonts w:eastAsiaTheme="minorEastAsia"/>
          <w:noProof/>
          <w:sz w:val="22"/>
          <w:szCs w:val="22"/>
          <w:lang w:val="en-ID" w:eastAsia="en-ID"/>
        </w:rPr>
      </w:pPr>
      <w:hyperlink r:id="rId29" w:anchor="_Toc74879296" w:history="1">
        <w:r w:rsidRPr="00E860B4">
          <w:rPr>
            <w:rStyle w:val="Hyperlink"/>
            <w:noProof/>
          </w:rPr>
          <w:t>Gambar 3. 13</w:t>
        </w:r>
        <w:r w:rsidRPr="00E860B4">
          <w:rPr>
            <w:rStyle w:val="Hyperlink"/>
            <w:noProof/>
            <w:lang w:val="en-US"/>
          </w:rPr>
          <w:t xml:space="preserve"> </w:t>
        </w:r>
        <w:r w:rsidRPr="00E860B4">
          <w:rPr>
            <w:rStyle w:val="Hyperlink"/>
            <w:i/>
            <w:noProof/>
            <w:lang w:val="en-US"/>
          </w:rPr>
          <w:t>User Interface Companies</w:t>
        </w:r>
        <w:r>
          <w:rPr>
            <w:noProof/>
            <w:webHidden/>
          </w:rPr>
          <w:tab/>
        </w:r>
        <w:r>
          <w:rPr>
            <w:noProof/>
            <w:webHidden/>
          </w:rPr>
          <w:fldChar w:fldCharType="begin"/>
        </w:r>
        <w:r>
          <w:rPr>
            <w:noProof/>
            <w:webHidden/>
          </w:rPr>
          <w:instrText xml:space="preserve"> PAGEREF _Toc74879296 \h </w:instrText>
        </w:r>
        <w:r>
          <w:rPr>
            <w:noProof/>
            <w:webHidden/>
          </w:rPr>
        </w:r>
        <w:r>
          <w:rPr>
            <w:noProof/>
            <w:webHidden/>
          </w:rPr>
          <w:fldChar w:fldCharType="separate"/>
        </w:r>
        <w:r>
          <w:rPr>
            <w:noProof/>
            <w:webHidden/>
          </w:rPr>
          <w:t>39</w:t>
        </w:r>
        <w:r>
          <w:rPr>
            <w:noProof/>
            <w:webHidden/>
          </w:rPr>
          <w:fldChar w:fldCharType="end"/>
        </w:r>
      </w:hyperlink>
    </w:p>
    <w:p w14:paraId="73BE47FD" w14:textId="2BFA558C" w:rsidR="00D17C86" w:rsidRDefault="00D17C86">
      <w:pPr>
        <w:pStyle w:val="TableofFigures"/>
        <w:tabs>
          <w:tab w:val="right" w:leader="dot" w:pos="7927"/>
        </w:tabs>
        <w:rPr>
          <w:rFonts w:eastAsiaTheme="minorEastAsia"/>
          <w:noProof/>
          <w:sz w:val="22"/>
          <w:szCs w:val="22"/>
          <w:lang w:val="en-ID" w:eastAsia="en-ID"/>
        </w:rPr>
      </w:pPr>
      <w:hyperlink r:id="rId30" w:anchor="_Toc74879297" w:history="1">
        <w:r w:rsidRPr="00E860B4">
          <w:rPr>
            <w:rStyle w:val="Hyperlink"/>
            <w:noProof/>
          </w:rPr>
          <w:t>Gambar 3. 14</w:t>
        </w:r>
        <w:r w:rsidRPr="00E860B4">
          <w:rPr>
            <w:rStyle w:val="Hyperlink"/>
            <w:noProof/>
            <w:lang w:val="en-US"/>
          </w:rPr>
          <w:t xml:space="preserve"> </w:t>
        </w:r>
        <w:r w:rsidRPr="00E860B4">
          <w:rPr>
            <w:rStyle w:val="Hyperlink"/>
            <w:i/>
            <w:noProof/>
            <w:lang w:val="en-US"/>
          </w:rPr>
          <w:t>User Interface Progress</w:t>
        </w:r>
        <w:r>
          <w:rPr>
            <w:noProof/>
            <w:webHidden/>
          </w:rPr>
          <w:tab/>
        </w:r>
        <w:r>
          <w:rPr>
            <w:noProof/>
            <w:webHidden/>
          </w:rPr>
          <w:fldChar w:fldCharType="begin"/>
        </w:r>
        <w:r>
          <w:rPr>
            <w:noProof/>
            <w:webHidden/>
          </w:rPr>
          <w:instrText xml:space="preserve"> PAGEREF _Toc74879297 \h </w:instrText>
        </w:r>
        <w:r>
          <w:rPr>
            <w:noProof/>
            <w:webHidden/>
          </w:rPr>
        </w:r>
        <w:r>
          <w:rPr>
            <w:noProof/>
            <w:webHidden/>
          </w:rPr>
          <w:fldChar w:fldCharType="separate"/>
        </w:r>
        <w:r>
          <w:rPr>
            <w:noProof/>
            <w:webHidden/>
          </w:rPr>
          <w:t>39</w:t>
        </w:r>
        <w:r>
          <w:rPr>
            <w:noProof/>
            <w:webHidden/>
          </w:rPr>
          <w:fldChar w:fldCharType="end"/>
        </w:r>
      </w:hyperlink>
    </w:p>
    <w:p w14:paraId="65DCB2CA" w14:textId="3D183771" w:rsidR="00D17C86" w:rsidRDefault="00D17C86">
      <w:pPr>
        <w:pStyle w:val="TableofFigures"/>
        <w:tabs>
          <w:tab w:val="right" w:leader="dot" w:pos="7927"/>
        </w:tabs>
        <w:rPr>
          <w:rFonts w:eastAsiaTheme="minorEastAsia"/>
          <w:noProof/>
          <w:sz w:val="22"/>
          <w:szCs w:val="22"/>
          <w:lang w:val="en-ID" w:eastAsia="en-ID"/>
        </w:rPr>
      </w:pPr>
      <w:hyperlink r:id="rId31" w:anchor="_Toc74879298" w:history="1">
        <w:r w:rsidRPr="00E860B4">
          <w:rPr>
            <w:rStyle w:val="Hyperlink"/>
            <w:noProof/>
          </w:rPr>
          <w:t>Gambar 3. 15</w:t>
        </w:r>
        <w:r w:rsidRPr="00E860B4">
          <w:rPr>
            <w:rStyle w:val="Hyperlink"/>
            <w:noProof/>
            <w:lang w:val="en-US"/>
          </w:rPr>
          <w:t xml:space="preserve"> </w:t>
        </w:r>
        <w:r w:rsidRPr="00E860B4">
          <w:rPr>
            <w:rStyle w:val="Hyperlink"/>
            <w:i/>
            <w:noProof/>
            <w:lang w:val="en-US"/>
          </w:rPr>
          <w:t>User Interface Lead</w:t>
        </w:r>
        <w:r>
          <w:rPr>
            <w:noProof/>
            <w:webHidden/>
          </w:rPr>
          <w:tab/>
        </w:r>
        <w:r>
          <w:rPr>
            <w:noProof/>
            <w:webHidden/>
          </w:rPr>
          <w:fldChar w:fldCharType="begin"/>
        </w:r>
        <w:r>
          <w:rPr>
            <w:noProof/>
            <w:webHidden/>
          </w:rPr>
          <w:instrText xml:space="preserve"> PAGEREF _Toc74879298 \h </w:instrText>
        </w:r>
        <w:r>
          <w:rPr>
            <w:noProof/>
            <w:webHidden/>
          </w:rPr>
        </w:r>
        <w:r>
          <w:rPr>
            <w:noProof/>
            <w:webHidden/>
          </w:rPr>
          <w:fldChar w:fldCharType="separate"/>
        </w:r>
        <w:r>
          <w:rPr>
            <w:noProof/>
            <w:webHidden/>
          </w:rPr>
          <w:t>40</w:t>
        </w:r>
        <w:r>
          <w:rPr>
            <w:noProof/>
            <w:webHidden/>
          </w:rPr>
          <w:fldChar w:fldCharType="end"/>
        </w:r>
      </w:hyperlink>
    </w:p>
    <w:p w14:paraId="5EC3CF37" w14:textId="5CE32378" w:rsidR="00D17C86" w:rsidRDefault="00D17C86">
      <w:pPr>
        <w:pStyle w:val="TableofFigures"/>
        <w:tabs>
          <w:tab w:val="right" w:leader="dot" w:pos="7927"/>
        </w:tabs>
        <w:rPr>
          <w:rFonts w:eastAsiaTheme="minorEastAsia"/>
          <w:noProof/>
          <w:sz w:val="22"/>
          <w:szCs w:val="22"/>
          <w:lang w:val="en-ID" w:eastAsia="en-ID"/>
        </w:rPr>
      </w:pPr>
      <w:hyperlink r:id="rId32" w:anchor="_Toc74879299" w:history="1">
        <w:r w:rsidRPr="00E860B4">
          <w:rPr>
            <w:rStyle w:val="Hyperlink"/>
            <w:noProof/>
          </w:rPr>
          <w:t>Gambar 3. 16</w:t>
        </w:r>
        <w:r w:rsidRPr="00E860B4">
          <w:rPr>
            <w:rStyle w:val="Hyperlink"/>
            <w:noProof/>
            <w:lang w:val="en-US"/>
          </w:rPr>
          <w:t xml:space="preserve"> </w:t>
        </w:r>
        <w:r w:rsidRPr="00E860B4">
          <w:rPr>
            <w:rStyle w:val="Hyperlink"/>
            <w:i/>
            <w:noProof/>
            <w:lang w:val="en-US"/>
          </w:rPr>
          <w:t>User Interface Deal</w:t>
        </w:r>
        <w:r>
          <w:rPr>
            <w:noProof/>
            <w:webHidden/>
          </w:rPr>
          <w:tab/>
        </w:r>
        <w:r>
          <w:rPr>
            <w:noProof/>
            <w:webHidden/>
          </w:rPr>
          <w:fldChar w:fldCharType="begin"/>
        </w:r>
        <w:r>
          <w:rPr>
            <w:noProof/>
            <w:webHidden/>
          </w:rPr>
          <w:instrText xml:space="preserve"> PAGEREF _Toc74879299 \h </w:instrText>
        </w:r>
        <w:r>
          <w:rPr>
            <w:noProof/>
            <w:webHidden/>
          </w:rPr>
        </w:r>
        <w:r>
          <w:rPr>
            <w:noProof/>
            <w:webHidden/>
          </w:rPr>
          <w:fldChar w:fldCharType="separate"/>
        </w:r>
        <w:r>
          <w:rPr>
            <w:noProof/>
            <w:webHidden/>
          </w:rPr>
          <w:t>40</w:t>
        </w:r>
        <w:r>
          <w:rPr>
            <w:noProof/>
            <w:webHidden/>
          </w:rPr>
          <w:fldChar w:fldCharType="end"/>
        </w:r>
      </w:hyperlink>
    </w:p>
    <w:p w14:paraId="18F15709" w14:textId="455719C4" w:rsidR="00D17C86" w:rsidRDefault="00D17C86">
      <w:pPr>
        <w:pStyle w:val="TableofFigures"/>
        <w:tabs>
          <w:tab w:val="right" w:leader="dot" w:pos="7927"/>
        </w:tabs>
        <w:rPr>
          <w:rFonts w:eastAsiaTheme="minorEastAsia"/>
          <w:noProof/>
          <w:sz w:val="22"/>
          <w:szCs w:val="22"/>
          <w:lang w:val="en-ID" w:eastAsia="en-ID"/>
        </w:rPr>
      </w:pPr>
      <w:hyperlink r:id="rId33" w:anchor="_Toc74879300" w:history="1">
        <w:r w:rsidRPr="00E860B4">
          <w:rPr>
            <w:rStyle w:val="Hyperlink"/>
            <w:noProof/>
          </w:rPr>
          <w:t>Gambar 3. 17</w:t>
        </w:r>
        <w:r w:rsidRPr="00E860B4">
          <w:rPr>
            <w:rStyle w:val="Hyperlink"/>
            <w:noProof/>
            <w:lang w:val="en-US"/>
          </w:rPr>
          <w:t xml:space="preserve"> </w:t>
        </w:r>
        <w:r w:rsidRPr="00E860B4">
          <w:rPr>
            <w:rStyle w:val="Hyperlink"/>
            <w:i/>
            <w:noProof/>
            <w:lang w:val="en-US"/>
          </w:rPr>
          <w:t>User Interface Cancel</w:t>
        </w:r>
        <w:r>
          <w:rPr>
            <w:noProof/>
            <w:webHidden/>
          </w:rPr>
          <w:tab/>
        </w:r>
        <w:r>
          <w:rPr>
            <w:noProof/>
            <w:webHidden/>
          </w:rPr>
          <w:fldChar w:fldCharType="begin"/>
        </w:r>
        <w:r>
          <w:rPr>
            <w:noProof/>
            <w:webHidden/>
          </w:rPr>
          <w:instrText xml:space="preserve"> PAGEREF _Toc74879300 \h </w:instrText>
        </w:r>
        <w:r>
          <w:rPr>
            <w:noProof/>
            <w:webHidden/>
          </w:rPr>
        </w:r>
        <w:r>
          <w:rPr>
            <w:noProof/>
            <w:webHidden/>
          </w:rPr>
          <w:fldChar w:fldCharType="separate"/>
        </w:r>
        <w:r>
          <w:rPr>
            <w:noProof/>
            <w:webHidden/>
          </w:rPr>
          <w:t>41</w:t>
        </w:r>
        <w:r>
          <w:rPr>
            <w:noProof/>
            <w:webHidden/>
          </w:rPr>
          <w:fldChar w:fldCharType="end"/>
        </w:r>
      </w:hyperlink>
    </w:p>
    <w:p w14:paraId="7DA4B6E1" w14:textId="74E8BEFD" w:rsidR="00D17C86" w:rsidRDefault="00D17C86">
      <w:pPr>
        <w:pStyle w:val="TableofFigures"/>
        <w:tabs>
          <w:tab w:val="right" w:leader="dot" w:pos="7927"/>
        </w:tabs>
        <w:rPr>
          <w:rFonts w:eastAsiaTheme="minorEastAsia"/>
          <w:noProof/>
          <w:sz w:val="22"/>
          <w:szCs w:val="22"/>
          <w:lang w:val="en-ID" w:eastAsia="en-ID"/>
        </w:rPr>
      </w:pPr>
      <w:hyperlink r:id="rId34" w:anchor="_Toc74879301" w:history="1">
        <w:r w:rsidRPr="00E860B4">
          <w:rPr>
            <w:rStyle w:val="Hyperlink"/>
            <w:noProof/>
          </w:rPr>
          <w:t>Gambar 3. 18</w:t>
        </w:r>
        <w:r w:rsidRPr="00E860B4">
          <w:rPr>
            <w:rStyle w:val="Hyperlink"/>
            <w:noProof/>
            <w:lang w:val="en-US"/>
          </w:rPr>
          <w:t xml:space="preserve"> </w:t>
        </w:r>
        <w:r w:rsidRPr="00E860B4">
          <w:rPr>
            <w:rStyle w:val="Hyperlink"/>
            <w:i/>
            <w:noProof/>
            <w:lang w:val="en-US"/>
          </w:rPr>
          <w:t>User Interface History</w:t>
        </w:r>
        <w:r>
          <w:rPr>
            <w:noProof/>
            <w:webHidden/>
          </w:rPr>
          <w:tab/>
        </w:r>
        <w:r>
          <w:rPr>
            <w:noProof/>
            <w:webHidden/>
          </w:rPr>
          <w:fldChar w:fldCharType="begin"/>
        </w:r>
        <w:r>
          <w:rPr>
            <w:noProof/>
            <w:webHidden/>
          </w:rPr>
          <w:instrText xml:space="preserve"> PAGEREF _Toc74879301 \h </w:instrText>
        </w:r>
        <w:r>
          <w:rPr>
            <w:noProof/>
            <w:webHidden/>
          </w:rPr>
        </w:r>
        <w:r>
          <w:rPr>
            <w:noProof/>
            <w:webHidden/>
          </w:rPr>
          <w:fldChar w:fldCharType="separate"/>
        </w:r>
        <w:r>
          <w:rPr>
            <w:noProof/>
            <w:webHidden/>
          </w:rPr>
          <w:t>41</w:t>
        </w:r>
        <w:r>
          <w:rPr>
            <w:noProof/>
            <w:webHidden/>
          </w:rPr>
          <w:fldChar w:fldCharType="end"/>
        </w:r>
      </w:hyperlink>
    </w:p>
    <w:p w14:paraId="7C2CDA06" w14:textId="74693342" w:rsidR="00213FBC" w:rsidRPr="004E347A" w:rsidRDefault="00D17C86" w:rsidP="0006017B">
      <w:r>
        <w:fldChar w:fldCharType="end"/>
      </w:r>
      <w:r w:rsidRPr="004E347A">
        <w:t xml:space="preserve"> </w:t>
      </w:r>
    </w:p>
    <w:p w14:paraId="50A60297" w14:textId="3AFFED45" w:rsidR="00D17C86" w:rsidRDefault="00D17C86">
      <w:pPr>
        <w:pStyle w:val="TableofFigures"/>
        <w:tabs>
          <w:tab w:val="right" w:leader="dot" w:pos="7927"/>
        </w:tabs>
        <w:rPr>
          <w:rFonts w:eastAsiaTheme="minorEastAsia"/>
          <w:noProof/>
          <w:sz w:val="22"/>
          <w:szCs w:val="22"/>
          <w:lang w:val="en-ID" w:eastAsia="en-ID"/>
        </w:rPr>
      </w:pPr>
      <w:r>
        <w:fldChar w:fldCharType="begin"/>
      </w:r>
      <w:r>
        <w:instrText xml:space="preserve"> TOC \h \z \c "Gambar 4." </w:instrText>
      </w:r>
      <w:r>
        <w:fldChar w:fldCharType="separate"/>
      </w:r>
      <w:hyperlink r:id="rId35" w:anchor="_Toc74879127" w:history="1">
        <w:r w:rsidRPr="000A6AC9">
          <w:rPr>
            <w:rStyle w:val="Hyperlink"/>
            <w:noProof/>
          </w:rPr>
          <w:t>Gambar 4. 1</w:t>
        </w:r>
        <w:r w:rsidRPr="000A6AC9">
          <w:rPr>
            <w:rStyle w:val="Hyperlink"/>
            <w:noProof/>
            <w:lang w:val="en-US"/>
          </w:rPr>
          <w:t xml:space="preserve"> Penyesuaian pada file .env</w:t>
        </w:r>
        <w:r>
          <w:rPr>
            <w:noProof/>
            <w:webHidden/>
          </w:rPr>
          <w:tab/>
        </w:r>
        <w:r>
          <w:rPr>
            <w:noProof/>
            <w:webHidden/>
          </w:rPr>
          <w:fldChar w:fldCharType="begin"/>
        </w:r>
        <w:r>
          <w:rPr>
            <w:noProof/>
            <w:webHidden/>
          </w:rPr>
          <w:instrText xml:space="preserve"> PAGEREF _Toc74879127 \h </w:instrText>
        </w:r>
        <w:r>
          <w:rPr>
            <w:noProof/>
            <w:webHidden/>
          </w:rPr>
        </w:r>
        <w:r>
          <w:rPr>
            <w:noProof/>
            <w:webHidden/>
          </w:rPr>
          <w:fldChar w:fldCharType="separate"/>
        </w:r>
        <w:r>
          <w:rPr>
            <w:noProof/>
            <w:webHidden/>
          </w:rPr>
          <w:t>42</w:t>
        </w:r>
        <w:r>
          <w:rPr>
            <w:noProof/>
            <w:webHidden/>
          </w:rPr>
          <w:fldChar w:fldCharType="end"/>
        </w:r>
      </w:hyperlink>
    </w:p>
    <w:p w14:paraId="0BBE44A8" w14:textId="6307BBAF" w:rsidR="00D17C86" w:rsidRDefault="00D17C86">
      <w:pPr>
        <w:pStyle w:val="TableofFigures"/>
        <w:tabs>
          <w:tab w:val="right" w:leader="dot" w:pos="7927"/>
        </w:tabs>
        <w:rPr>
          <w:rFonts w:eastAsiaTheme="minorEastAsia"/>
          <w:noProof/>
          <w:sz w:val="22"/>
          <w:szCs w:val="22"/>
          <w:lang w:val="en-ID" w:eastAsia="en-ID"/>
        </w:rPr>
      </w:pPr>
      <w:hyperlink r:id="rId36" w:anchor="_Toc74879128" w:history="1">
        <w:r w:rsidRPr="000A6AC9">
          <w:rPr>
            <w:rStyle w:val="Hyperlink"/>
            <w:noProof/>
          </w:rPr>
          <w:t>Gambar 4. 2</w:t>
        </w:r>
        <w:r w:rsidRPr="000A6AC9">
          <w:rPr>
            <w:rStyle w:val="Hyperlink"/>
            <w:noProof/>
            <w:lang w:val="en-US"/>
          </w:rPr>
          <w:t xml:space="preserve"> </w:t>
        </w:r>
        <w:r w:rsidRPr="000A6AC9">
          <w:rPr>
            <w:rStyle w:val="Hyperlink"/>
            <w:i/>
            <w:noProof/>
            <w:lang w:val="en-US"/>
          </w:rPr>
          <w:t>Migration Tabel Companies</w:t>
        </w:r>
        <w:r>
          <w:rPr>
            <w:noProof/>
            <w:webHidden/>
          </w:rPr>
          <w:tab/>
        </w:r>
        <w:r>
          <w:rPr>
            <w:noProof/>
            <w:webHidden/>
          </w:rPr>
          <w:fldChar w:fldCharType="begin"/>
        </w:r>
        <w:r>
          <w:rPr>
            <w:noProof/>
            <w:webHidden/>
          </w:rPr>
          <w:instrText xml:space="preserve"> PAGEREF _Toc74879128 \h </w:instrText>
        </w:r>
        <w:r>
          <w:rPr>
            <w:noProof/>
            <w:webHidden/>
          </w:rPr>
        </w:r>
        <w:r>
          <w:rPr>
            <w:noProof/>
            <w:webHidden/>
          </w:rPr>
          <w:fldChar w:fldCharType="separate"/>
        </w:r>
        <w:r>
          <w:rPr>
            <w:noProof/>
            <w:webHidden/>
          </w:rPr>
          <w:t>42</w:t>
        </w:r>
        <w:r>
          <w:rPr>
            <w:noProof/>
            <w:webHidden/>
          </w:rPr>
          <w:fldChar w:fldCharType="end"/>
        </w:r>
      </w:hyperlink>
    </w:p>
    <w:p w14:paraId="1D5CA6CB" w14:textId="157D547F" w:rsidR="00D17C86" w:rsidRDefault="00D17C86">
      <w:pPr>
        <w:pStyle w:val="TableofFigures"/>
        <w:tabs>
          <w:tab w:val="right" w:leader="dot" w:pos="7927"/>
        </w:tabs>
        <w:rPr>
          <w:rFonts w:eastAsiaTheme="minorEastAsia"/>
          <w:noProof/>
          <w:sz w:val="22"/>
          <w:szCs w:val="22"/>
          <w:lang w:val="en-ID" w:eastAsia="en-ID"/>
        </w:rPr>
      </w:pPr>
      <w:hyperlink r:id="rId37" w:anchor="_Toc74879129" w:history="1">
        <w:r w:rsidRPr="000A6AC9">
          <w:rPr>
            <w:rStyle w:val="Hyperlink"/>
            <w:noProof/>
          </w:rPr>
          <w:t>Gambar 4. 3</w:t>
        </w:r>
        <w:r w:rsidRPr="000A6AC9">
          <w:rPr>
            <w:rStyle w:val="Hyperlink"/>
            <w:noProof/>
            <w:lang w:val="en-US"/>
          </w:rPr>
          <w:t xml:space="preserve"> </w:t>
        </w:r>
        <w:r w:rsidRPr="000A6AC9">
          <w:rPr>
            <w:rStyle w:val="Hyperlink"/>
            <w:i/>
            <w:noProof/>
            <w:lang w:val="en-US"/>
          </w:rPr>
          <w:t>Migration Tabel History</w:t>
        </w:r>
        <w:r>
          <w:rPr>
            <w:noProof/>
            <w:webHidden/>
          </w:rPr>
          <w:tab/>
        </w:r>
        <w:r>
          <w:rPr>
            <w:noProof/>
            <w:webHidden/>
          </w:rPr>
          <w:fldChar w:fldCharType="begin"/>
        </w:r>
        <w:r>
          <w:rPr>
            <w:noProof/>
            <w:webHidden/>
          </w:rPr>
          <w:instrText xml:space="preserve"> PAGEREF _Toc74879129 \h </w:instrText>
        </w:r>
        <w:r>
          <w:rPr>
            <w:noProof/>
            <w:webHidden/>
          </w:rPr>
        </w:r>
        <w:r>
          <w:rPr>
            <w:noProof/>
            <w:webHidden/>
          </w:rPr>
          <w:fldChar w:fldCharType="separate"/>
        </w:r>
        <w:r>
          <w:rPr>
            <w:noProof/>
            <w:webHidden/>
          </w:rPr>
          <w:t>43</w:t>
        </w:r>
        <w:r>
          <w:rPr>
            <w:noProof/>
            <w:webHidden/>
          </w:rPr>
          <w:fldChar w:fldCharType="end"/>
        </w:r>
      </w:hyperlink>
    </w:p>
    <w:p w14:paraId="06777159" w14:textId="70EDA233" w:rsidR="00D17C86" w:rsidRDefault="00D17C86">
      <w:pPr>
        <w:pStyle w:val="TableofFigures"/>
        <w:tabs>
          <w:tab w:val="right" w:leader="dot" w:pos="7927"/>
        </w:tabs>
        <w:rPr>
          <w:rFonts w:eastAsiaTheme="minorEastAsia"/>
          <w:noProof/>
          <w:sz w:val="22"/>
          <w:szCs w:val="22"/>
          <w:lang w:val="en-ID" w:eastAsia="en-ID"/>
        </w:rPr>
      </w:pPr>
      <w:hyperlink r:id="rId38" w:anchor="_Toc74879130" w:history="1">
        <w:r w:rsidRPr="000A6AC9">
          <w:rPr>
            <w:rStyle w:val="Hyperlink"/>
            <w:noProof/>
          </w:rPr>
          <w:t>Gambar 4. 4</w:t>
        </w:r>
        <w:r w:rsidRPr="000A6AC9">
          <w:rPr>
            <w:rStyle w:val="Hyperlink"/>
            <w:noProof/>
            <w:lang w:val="en-US"/>
          </w:rPr>
          <w:t xml:space="preserve"> </w:t>
        </w:r>
        <w:r w:rsidRPr="000A6AC9">
          <w:rPr>
            <w:rStyle w:val="Hyperlink"/>
            <w:i/>
            <w:noProof/>
            <w:lang w:val="en-US"/>
          </w:rPr>
          <w:t>Migration Tabel Lead</w:t>
        </w:r>
        <w:r>
          <w:rPr>
            <w:noProof/>
            <w:webHidden/>
          </w:rPr>
          <w:tab/>
        </w:r>
        <w:r>
          <w:rPr>
            <w:noProof/>
            <w:webHidden/>
          </w:rPr>
          <w:fldChar w:fldCharType="begin"/>
        </w:r>
        <w:r>
          <w:rPr>
            <w:noProof/>
            <w:webHidden/>
          </w:rPr>
          <w:instrText xml:space="preserve"> PAGEREF _Toc74879130 \h </w:instrText>
        </w:r>
        <w:r>
          <w:rPr>
            <w:noProof/>
            <w:webHidden/>
          </w:rPr>
        </w:r>
        <w:r>
          <w:rPr>
            <w:noProof/>
            <w:webHidden/>
          </w:rPr>
          <w:fldChar w:fldCharType="separate"/>
        </w:r>
        <w:r>
          <w:rPr>
            <w:noProof/>
            <w:webHidden/>
          </w:rPr>
          <w:t>43</w:t>
        </w:r>
        <w:r>
          <w:rPr>
            <w:noProof/>
            <w:webHidden/>
          </w:rPr>
          <w:fldChar w:fldCharType="end"/>
        </w:r>
      </w:hyperlink>
    </w:p>
    <w:p w14:paraId="2F440E44" w14:textId="5C6C71BA" w:rsidR="00D17C86" w:rsidRDefault="00D17C86">
      <w:pPr>
        <w:pStyle w:val="TableofFigures"/>
        <w:tabs>
          <w:tab w:val="right" w:leader="dot" w:pos="7927"/>
        </w:tabs>
        <w:rPr>
          <w:rFonts w:eastAsiaTheme="minorEastAsia"/>
          <w:noProof/>
          <w:sz w:val="22"/>
          <w:szCs w:val="22"/>
          <w:lang w:val="en-ID" w:eastAsia="en-ID"/>
        </w:rPr>
      </w:pPr>
      <w:hyperlink r:id="rId39" w:anchor="_Toc74879131" w:history="1">
        <w:r w:rsidRPr="000A6AC9">
          <w:rPr>
            <w:rStyle w:val="Hyperlink"/>
            <w:noProof/>
          </w:rPr>
          <w:t>Gambar 4. 5</w:t>
        </w:r>
        <w:r w:rsidRPr="000A6AC9">
          <w:rPr>
            <w:rStyle w:val="Hyperlink"/>
            <w:noProof/>
            <w:lang w:val="en-US"/>
          </w:rPr>
          <w:t xml:space="preserve"> </w:t>
        </w:r>
        <w:r w:rsidRPr="000A6AC9">
          <w:rPr>
            <w:rStyle w:val="Hyperlink"/>
            <w:i/>
            <w:noProof/>
            <w:lang w:val="en-US"/>
          </w:rPr>
          <w:t>Migration Tabel Menu</w:t>
        </w:r>
        <w:r>
          <w:rPr>
            <w:noProof/>
            <w:webHidden/>
          </w:rPr>
          <w:tab/>
        </w:r>
        <w:r>
          <w:rPr>
            <w:noProof/>
            <w:webHidden/>
          </w:rPr>
          <w:fldChar w:fldCharType="begin"/>
        </w:r>
        <w:r>
          <w:rPr>
            <w:noProof/>
            <w:webHidden/>
          </w:rPr>
          <w:instrText xml:space="preserve"> PAGEREF _Toc74879131 \h </w:instrText>
        </w:r>
        <w:r>
          <w:rPr>
            <w:noProof/>
            <w:webHidden/>
          </w:rPr>
        </w:r>
        <w:r>
          <w:rPr>
            <w:noProof/>
            <w:webHidden/>
          </w:rPr>
          <w:fldChar w:fldCharType="separate"/>
        </w:r>
        <w:r>
          <w:rPr>
            <w:noProof/>
            <w:webHidden/>
          </w:rPr>
          <w:t>44</w:t>
        </w:r>
        <w:r>
          <w:rPr>
            <w:noProof/>
            <w:webHidden/>
          </w:rPr>
          <w:fldChar w:fldCharType="end"/>
        </w:r>
      </w:hyperlink>
    </w:p>
    <w:p w14:paraId="60E4239D" w14:textId="06E7BFC8" w:rsidR="00D17C86" w:rsidRDefault="00D17C86">
      <w:pPr>
        <w:pStyle w:val="TableofFigures"/>
        <w:tabs>
          <w:tab w:val="right" w:leader="dot" w:pos="7927"/>
        </w:tabs>
        <w:rPr>
          <w:rFonts w:eastAsiaTheme="minorEastAsia"/>
          <w:noProof/>
          <w:sz w:val="22"/>
          <w:szCs w:val="22"/>
          <w:lang w:val="en-ID" w:eastAsia="en-ID"/>
        </w:rPr>
      </w:pPr>
      <w:hyperlink r:id="rId40" w:anchor="_Toc74879132" w:history="1">
        <w:r w:rsidRPr="000A6AC9">
          <w:rPr>
            <w:rStyle w:val="Hyperlink"/>
            <w:noProof/>
          </w:rPr>
          <w:t>Gambar 4. 6</w:t>
        </w:r>
        <w:r w:rsidRPr="000A6AC9">
          <w:rPr>
            <w:rStyle w:val="Hyperlink"/>
            <w:noProof/>
            <w:lang w:val="en-US"/>
          </w:rPr>
          <w:t xml:space="preserve"> </w:t>
        </w:r>
        <w:r w:rsidRPr="000A6AC9">
          <w:rPr>
            <w:rStyle w:val="Hyperlink"/>
            <w:i/>
            <w:noProof/>
            <w:lang w:val="en-US"/>
          </w:rPr>
          <w:t>Migration Tabel Paket Layanan</w:t>
        </w:r>
        <w:r>
          <w:rPr>
            <w:noProof/>
            <w:webHidden/>
          </w:rPr>
          <w:tab/>
        </w:r>
        <w:r>
          <w:rPr>
            <w:noProof/>
            <w:webHidden/>
          </w:rPr>
          <w:fldChar w:fldCharType="begin"/>
        </w:r>
        <w:r>
          <w:rPr>
            <w:noProof/>
            <w:webHidden/>
          </w:rPr>
          <w:instrText xml:space="preserve"> PAGEREF _Toc74879132 \h </w:instrText>
        </w:r>
        <w:r>
          <w:rPr>
            <w:noProof/>
            <w:webHidden/>
          </w:rPr>
        </w:r>
        <w:r>
          <w:rPr>
            <w:noProof/>
            <w:webHidden/>
          </w:rPr>
          <w:fldChar w:fldCharType="separate"/>
        </w:r>
        <w:r>
          <w:rPr>
            <w:noProof/>
            <w:webHidden/>
          </w:rPr>
          <w:t>44</w:t>
        </w:r>
        <w:r>
          <w:rPr>
            <w:noProof/>
            <w:webHidden/>
          </w:rPr>
          <w:fldChar w:fldCharType="end"/>
        </w:r>
      </w:hyperlink>
    </w:p>
    <w:p w14:paraId="2B3720DE" w14:textId="2CDAD09C" w:rsidR="00D17C86" w:rsidRDefault="00D17C86">
      <w:pPr>
        <w:pStyle w:val="TableofFigures"/>
        <w:tabs>
          <w:tab w:val="right" w:leader="dot" w:pos="7927"/>
        </w:tabs>
        <w:rPr>
          <w:rFonts w:eastAsiaTheme="minorEastAsia"/>
          <w:noProof/>
          <w:sz w:val="22"/>
          <w:szCs w:val="22"/>
          <w:lang w:val="en-ID" w:eastAsia="en-ID"/>
        </w:rPr>
      </w:pPr>
      <w:hyperlink r:id="rId41" w:anchor="_Toc74879133" w:history="1">
        <w:r w:rsidRPr="000A6AC9">
          <w:rPr>
            <w:rStyle w:val="Hyperlink"/>
            <w:noProof/>
          </w:rPr>
          <w:t>Gambar 4. 7</w:t>
        </w:r>
        <w:r w:rsidRPr="000A6AC9">
          <w:rPr>
            <w:rStyle w:val="Hyperlink"/>
            <w:noProof/>
            <w:lang w:val="en-US"/>
          </w:rPr>
          <w:t xml:space="preserve"> </w:t>
        </w:r>
        <w:r w:rsidRPr="000A6AC9">
          <w:rPr>
            <w:rStyle w:val="Hyperlink"/>
            <w:i/>
            <w:noProof/>
            <w:lang w:val="en-US"/>
          </w:rPr>
          <w:t>Migration Tabel Sub-Menu</w:t>
        </w:r>
        <w:r>
          <w:rPr>
            <w:noProof/>
            <w:webHidden/>
          </w:rPr>
          <w:tab/>
        </w:r>
        <w:r>
          <w:rPr>
            <w:noProof/>
            <w:webHidden/>
          </w:rPr>
          <w:fldChar w:fldCharType="begin"/>
        </w:r>
        <w:r>
          <w:rPr>
            <w:noProof/>
            <w:webHidden/>
          </w:rPr>
          <w:instrText xml:space="preserve"> PAGEREF _Toc74879133 \h </w:instrText>
        </w:r>
        <w:r>
          <w:rPr>
            <w:noProof/>
            <w:webHidden/>
          </w:rPr>
        </w:r>
        <w:r>
          <w:rPr>
            <w:noProof/>
            <w:webHidden/>
          </w:rPr>
          <w:fldChar w:fldCharType="separate"/>
        </w:r>
        <w:r>
          <w:rPr>
            <w:noProof/>
            <w:webHidden/>
          </w:rPr>
          <w:t>45</w:t>
        </w:r>
        <w:r>
          <w:rPr>
            <w:noProof/>
            <w:webHidden/>
          </w:rPr>
          <w:fldChar w:fldCharType="end"/>
        </w:r>
      </w:hyperlink>
    </w:p>
    <w:p w14:paraId="7CF4AE86" w14:textId="3240645E" w:rsidR="00D17C86" w:rsidRDefault="00D17C86">
      <w:pPr>
        <w:pStyle w:val="TableofFigures"/>
        <w:tabs>
          <w:tab w:val="right" w:leader="dot" w:pos="7927"/>
        </w:tabs>
        <w:rPr>
          <w:rFonts w:eastAsiaTheme="minorEastAsia"/>
          <w:noProof/>
          <w:sz w:val="22"/>
          <w:szCs w:val="22"/>
          <w:lang w:val="en-ID" w:eastAsia="en-ID"/>
        </w:rPr>
      </w:pPr>
      <w:hyperlink r:id="rId42" w:anchor="_Toc74879134" w:history="1">
        <w:r w:rsidRPr="000A6AC9">
          <w:rPr>
            <w:rStyle w:val="Hyperlink"/>
            <w:noProof/>
          </w:rPr>
          <w:t>Gambar 4. 8</w:t>
        </w:r>
        <w:r w:rsidRPr="000A6AC9">
          <w:rPr>
            <w:rStyle w:val="Hyperlink"/>
            <w:noProof/>
            <w:lang w:val="en-US"/>
          </w:rPr>
          <w:t xml:space="preserve"> </w:t>
        </w:r>
        <w:r w:rsidRPr="000A6AC9">
          <w:rPr>
            <w:rStyle w:val="Hyperlink"/>
            <w:i/>
            <w:noProof/>
            <w:lang w:val="en-US"/>
          </w:rPr>
          <w:t>Migration Tabel Progress</w:t>
        </w:r>
        <w:r>
          <w:rPr>
            <w:noProof/>
            <w:webHidden/>
          </w:rPr>
          <w:tab/>
        </w:r>
        <w:r>
          <w:rPr>
            <w:noProof/>
            <w:webHidden/>
          </w:rPr>
          <w:fldChar w:fldCharType="begin"/>
        </w:r>
        <w:r>
          <w:rPr>
            <w:noProof/>
            <w:webHidden/>
          </w:rPr>
          <w:instrText xml:space="preserve"> PAGEREF _Toc74879134 \h </w:instrText>
        </w:r>
        <w:r>
          <w:rPr>
            <w:noProof/>
            <w:webHidden/>
          </w:rPr>
        </w:r>
        <w:r>
          <w:rPr>
            <w:noProof/>
            <w:webHidden/>
          </w:rPr>
          <w:fldChar w:fldCharType="separate"/>
        </w:r>
        <w:r>
          <w:rPr>
            <w:noProof/>
            <w:webHidden/>
          </w:rPr>
          <w:t>45</w:t>
        </w:r>
        <w:r>
          <w:rPr>
            <w:noProof/>
            <w:webHidden/>
          </w:rPr>
          <w:fldChar w:fldCharType="end"/>
        </w:r>
      </w:hyperlink>
    </w:p>
    <w:p w14:paraId="51D84EA1" w14:textId="3ADB8F7C" w:rsidR="00D17C86" w:rsidRDefault="00D17C86">
      <w:pPr>
        <w:pStyle w:val="TableofFigures"/>
        <w:tabs>
          <w:tab w:val="right" w:leader="dot" w:pos="7927"/>
        </w:tabs>
        <w:rPr>
          <w:rFonts w:eastAsiaTheme="minorEastAsia"/>
          <w:noProof/>
          <w:sz w:val="22"/>
          <w:szCs w:val="22"/>
          <w:lang w:val="en-ID" w:eastAsia="en-ID"/>
        </w:rPr>
      </w:pPr>
      <w:hyperlink r:id="rId43" w:anchor="_Toc74879135" w:history="1">
        <w:r w:rsidRPr="000A6AC9">
          <w:rPr>
            <w:rStyle w:val="Hyperlink"/>
            <w:noProof/>
          </w:rPr>
          <w:t>Gambar 4. 9</w:t>
        </w:r>
        <w:r w:rsidRPr="000A6AC9">
          <w:rPr>
            <w:rStyle w:val="Hyperlink"/>
            <w:noProof/>
            <w:lang w:val="en-US"/>
          </w:rPr>
          <w:t xml:space="preserve"> </w:t>
        </w:r>
        <w:r w:rsidRPr="000A6AC9">
          <w:rPr>
            <w:rStyle w:val="Hyperlink"/>
            <w:i/>
            <w:noProof/>
            <w:lang w:val="en-US"/>
          </w:rPr>
          <w:t>Migration Tabel User</w:t>
        </w:r>
        <w:r>
          <w:rPr>
            <w:noProof/>
            <w:webHidden/>
          </w:rPr>
          <w:tab/>
        </w:r>
        <w:r>
          <w:rPr>
            <w:noProof/>
            <w:webHidden/>
          </w:rPr>
          <w:fldChar w:fldCharType="begin"/>
        </w:r>
        <w:r>
          <w:rPr>
            <w:noProof/>
            <w:webHidden/>
          </w:rPr>
          <w:instrText xml:space="preserve"> PAGEREF _Toc74879135 \h </w:instrText>
        </w:r>
        <w:r>
          <w:rPr>
            <w:noProof/>
            <w:webHidden/>
          </w:rPr>
        </w:r>
        <w:r>
          <w:rPr>
            <w:noProof/>
            <w:webHidden/>
          </w:rPr>
          <w:fldChar w:fldCharType="separate"/>
        </w:r>
        <w:r>
          <w:rPr>
            <w:noProof/>
            <w:webHidden/>
          </w:rPr>
          <w:t>45</w:t>
        </w:r>
        <w:r>
          <w:rPr>
            <w:noProof/>
            <w:webHidden/>
          </w:rPr>
          <w:fldChar w:fldCharType="end"/>
        </w:r>
      </w:hyperlink>
    </w:p>
    <w:p w14:paraId="724D4B61" w14:textId="0721F67B" w:rsidR="00D17C86" w:rsidRDefault="00D17C86">
      <w:pPr>
        <w:pStyle w:val="TableofFigures"/>
        <w:tabs>
          <w:tab w:val="right" w:leader="dot" w:pos="7927"/>
        </w:tabs>
        <w:rPr>
          <w:rFonts w:eastAsiaTheme="minorEastAsia"/>
          <w:noProof/>
          <w:sz w:val="22"/>
          <w:szCs w:val="22"/>
          <w:lang w:val="en-ID" w:eastAsia="en-ID"/>
        </w:rPr>
      </w:pPr>
      <w:hyperlink r:id="rId44" w:anchor="_Toc74879136" w:history="1">
        <w:r w:rsidRPr="000A6AC9">
          <w:rPr>
            <w:rStyle w:val="Hyperlink"/>
            <w:noProof/>
          </w:rPr>
          <w:t>Gambar 4. 10</w:t>
        </w:r>
        <w:r w:rsidRPr="000A6AC9">
          <w:rPr>
            <w:rStyle w:val="Hyperlink"/>
            <w:noProof/>
            <w:lang w:val="en-US"/>
          </w:rPr>
          <w:t xml:space="preserve"> </w:t>
        </w:r>
        <w:r w:rsidRPr="000A6AC9">
          <w:rPr>
            <w:rStyle w:val="Hyperlink"/>
            <w:i/>
            <w:noProof/>
            <w:lang w:val="en-US"/>
          </w:rPr>
          <w:t>Model Companies</w:t>
        </w:r>
        <w:r>
          <w:rPr>
            <w:noProof/>
            <w:webHidden/>
          </w:rPr>
          <w:tab/>
        </w:r>
        <w:r>
          <w:rPr>
            <w:noProof/>
            <w:webHidden/>
          </w:rPr>
          <w:fldChar w:fldCharType="begin"/>
        </w:r>
        <w:r>
          <w:rPr>
            <w:noProof/>
            <w:webHidden/>
          </w:rPr>
          <w:instrText xml:space="preserve"> PAGEREF _Toc74879136 \h </w:instrText>
        </w:r>
        <w:r>
          <w:rPr>
            <w:noProof/>
            <w:webHidden/>
          </w:rPr>
        </w:r>
        <w:r>
          <w:rPr>
            <w:noProof/>
            <w:webHidden/>
          </w:rPr>
          <w:fldChar w:fldCharType="separate"/>
        </w:r>
        <w:r>
          <w:rPr>
            <w:noProof/>
            <w:webHidden/>
          </w:rPr>
          <w:t>46</w:t>
        </w:r>
        <w:r>
          <w:rPr>
            <w:noProof/>
            <w:webHidden/>
          </w:rPr>
          <w:fldChar w:fldCharType="end"/>
        </w:r>
      </w:hyperlink>
    </w:p>
    <w:p w14:paraId="1A51C0BA" w14:textId="4B3B4B84" w:rsidR="00D17C86" w:rsidRDefault="00D17C86">
      <w:pPr>
        <w:pStyle w:val="TableofFigures"/>
        <w:tabs>
          <w:tab w:val="right" w:leader="dot" w:pos="7927"/>
        </w:tabs>
        <w:rPr>
          <w:rFonts w:eastAsiaTheme="minorEastAsia"/>
          <w:noProof/>
          <w:sz w:val="22"/>
          <w:szCs w:val="22"/>
          <w:lang w:val="en-ID" w:eastAsia="en-ID"/>
        </w:rPr>
      </w:pPr>
      <w:hyperlink r:id="rId45" w:anchor="_Toc74879137" w:history="1">
        <w:r w:rsidRPr="000A6AC9">
          <w:rPr>
            <w:rStyle w:val="Hyperlink"/>
            <w:noProof/>
          </w:rPr>
          <w:t>Gambar 4. 11</w:t>
        </w:r>
        <w:r w:rsidRPr="000A6AC9">
          <w:rPr>
            <w:rStyle w:val="Hyperlink"/>
            <w:noProof/>
            <w:lang w:val="en-US"/>
          </w:rPr>
          <w:t xml:space="preserve"> </w:t>
        </w:r>
        <w:r w:rsidRPr="000A6AC9">
          <w:rPr>
            <w:rStyle w:val="Hyperlink"/>
            <w:i/>
            <w:noProof/>
            <w:lang w:val="en-US"/>
          </w:rPr>
          <w:t>Model History</w:t>
        </w:r>
        <w:r>
          <w:rPr>
            <w:noProof/>
            <w:webHidden/>
          </w:rPr>
          <w:tab/>
        </w:r>
        <w:r>
          <w:rPr>
            <w:noProof/>
            <w:webHidden/>
          </w:rPr>
          <w:fldChar w:fldCharType="begin"/>
        </w:r>
        <w:r>
          <w:rPr>
            <w:noProof/>
            <w:webHidden/>
          </w:rPr>
          <w:instrText xml:space="preserve"> PAGEREF _Toc74879137 \h </w:instrText>
        </w:r>
        <w:r>
          <w:rPr>
            <w:noProof/>
            <w:webHidden/>
          </w:rPr>
        </w:r>
        <w:r>
          <w:rPr>
            <w:noProof/>
            <w:webHidden/>
          </w:rPr>
          <w:fldChar w:fldCharType="separate"/>
        </w:r>
        <w:r>
          <w:rPr>
            <w:noProof/>
            <w:webHidden/>
          </w:rPr>
          <w:t>47</w:t>
        </w:r>
        <w:r>
          <w:rPr>
            <w:noProof/>
            <w:webHidden/>
          </w:rPr>
          <w:fldChar w:fldCharType="end"/>
        </w:r>
      </w:hyperlink>
    </w:p>
    <w:p w14:paraId="4D5B560B" w14:textId="207627F2" w:rsidR="00D17C86" w:rsidRDefault="00D17C86">
      <w:pPr>
        <w:pStyle w:val="TableofFigures"/>
        <w:tabs>
          <w:tab w:val="right" w:leader="dot" w:pos="7927"/>
        </w:tabs>
        <w:rPr>
          <w:rFonts w:eastAsiaTheme="minorEastAsia"/>
          <w:noProof/>
          <w:sz w:val="22"/>
          <w:szCs w:val="22"/>
          <w:lang w:val="en-ID" w:eastAsia="en-ID"/>
        </w:rPr>
      </w:pPr>
      <w:hyperlink r:id="rId46" w:anchor="_Toc74879138" w:history="1">
        <w:r w:rsidRPr="000A6AC9">
          <w:rPr>
            <w:rStyle w:val="Hyperlink"/>
            <w:noProof/>
          </w:rPr>
          <w:t>Gambar 4. 12</w:t>
        </w:r>
        <w:r w:rsidRPr="000A6AC9">
          <w:rPr>
            <w:rStyle w:val="Hyperlink"/>
            <w:noProof/>
            <w:lang w:val="en-US"/>
          </w:rPr>
          <w:t xml:space="preserve"> </w:t>
        </w:r>
        <w:r w:rsidRPr="000A6AC9">
          <w:rPr>
            <w:rStyle w:val="Hyperlink"/>
            <w:i/>
            <w:noProof/>
            <w:lang w:val="en-US"/>
          </w:rPr>
          <w:t>Model Kategory Lead</w:t>
        </w:r>
        <w:r>
          <w:rPr>
            <w:noProof/>
            <w:webHidden/>
          </w:rPr>
          <w:tab/>
        </w:r>
        <w:r>
          <w:rPr>
            <w:noProof/>
            <w:webHidden/>
          </w:rPr>
          <w:fldChar w:fldCharType="begin"/>
        </w:r>
        <w:r>
          <w:rPr>
            <w:noProof/>
            <w:webHidden/>
          </w:rPr>
          <w:instrText xml:space="preserve"> PAGEREF _Toc74879138 \h </w:instrText>
        </w:r>
        <w:r>
          <w:rPr>
            <w:noProof/>
            <w:webHidden/>
          </w:rPr>
        </w:r>
        <w:r>
          <w:rPr>
            <w:noProof/>
            <w:webHidden/>
          </w:rPr>
          <w:fldChar w:fldCharType="separate"/>
        </w:r>
        <w:r>
          <w:rPr>
            <w:noProof/>
            <w:webHidden/>
          </w:rPr>
          <w:t>48</w:t>
        </w:r>
        <w:r>
          <w:rPr>
            <w:noProof/>
            <w:webHidden/>
          </w:rPr>
          <w:fldChar w:fldCharType="end"/>
        </w:r>
      </w:hyperlink>
    </w:p>
    <w:p w14:paraId="4400BFDC" w14:textId="1B6714A5" w:rsidR="00D17C86" w:rsidRDefault="00D17C86">
      <w:pPr>
        <w:pStyle w:val="TableofFigures"/>
        <w:tabs>
          <w:tab w:val="right" w:leader="dot" w:pos="7927"/>
        </w:tabs>
        <w:rPr>
          <w:rFonts w:eastAsiaTheme="minorEastAsia"/>
          <w:noProof/>
          <w:sz w:val="22"/>
          <w:szCs w:val="22"/>
          <w:lang w:val="en-ID" w:eastAsia="en-ID"/>
        </w:rPr>
      </w:pPr>
      <w:hyperlink r:id="rId47" w:anchor="_Toc74879139" w:history="1">
        <w:r w:rsidRPr="000A6AC9">
          <w:rPr>
            <w:rStyle w:val="Hyperlink"/>
            <w:noProof/>
          </w:rPr>
          <w:t>Gambar 4. 13</w:t>
        </w:r>
        <w:r w:rsidRPr="000A6AC9">
          <w:rPr>
            <w:rStyle w:val="Hyperlink"/>
            <w:noProof/>
            <w:lang w:val="en-US"/>
          </w:rPr>
          <w:t xml:space="preserve"> Model Layanan</w:t>
        </w:r>
        <w:r>
          <w:rPr>
            <w:noProof/>
            <w:webHidden/>
          </w:rPr>
          <w:tab/>
        </w:r>
        <w:r>
          <w:rPr>
            <w:noProof/>
            <w:webHidden/>
          </w:rPr>
          <w:fldChar w:fldCharType="begin"/>
        </w:r>
        <w:r>
          <w:rPr>
            <w:noProof/>
            <w:webHidden/>
          </w:rPr>
          <w:instrText xml:space="preserve"> PAGEREF _Toc74879139 \h </w:instrText>
        </w:r>
        <w:r>
          <w:rPr>
            <w:noProof/>
            <w:webHidden/>
          </w:rPr>
        </w:r>
        <w:r>
          <w:rPr>
            <w:noProof/>
            <w:webHidden/>
          </w:rPr>
          <w:fldChar w:fldCharType="separate"/>
        </w:r>
        <w:r>
          <w:rPr>
            <w:noProof/>
            <w:webHidden/>
          </w:rPr>
          <w:t>49</w:t>
        </w:r>
        <w:r>
          <w:rPr>
            <w:noProof/>
            <w:webHidden/>
          </w:rPr>
          <w:fldChar w:fldCharType="end"/>
        </w:r>
      </w:hyperlink>
    </w:p>
    <w:p w14:paraId="6BCD28EB" w14:textId="1E61A787" w:rsidR="00D17C86" w:rsidRDefault="00D17C86">
      <w:pPr>
        <w:pStyle w:val="TableofFigures"/>
        <w:tabs>
          <w:tab w:val="right" w:leader="dot" w:pos="7927"/>
        </w:tabs>
        <w:rPr>
          <w:rFonts w:eastAsiaTheme="minorEastAsia"/>
          <w:noProof/>
          <w:sz w:val="22"/>
          <w:szCs w:val="22"/>
          <w:lang w:val="en-ID" w:eastAsia="en-ID"/>
        </w:rPr>
      </w:pPr>
      <w:hyperlink r:id="rId48" w:anchor="_Toc74879140" w:history="1">
        <w:r w:rsidRPr="000A6AC9">
          <w:rPr>
            <w:rStyle w:val="Hyperlink"/>
            <w:noProof/>
          </w:rPr>
          <w:t>Gambar 4. 15</w:t>
        </w:r>
        <w:r w:rsidRPr="000A6AC9">
          <w:rPr>
            <w:rStyle w:val="Hyperlink"/>
            <w:noProof/>
            <w:lang w:val="en-US"/>
          </w:rPr>
          <w:t xml:space="preserve"> </w:t>
        </w:r>
        <w:r w:rsidRPr="000A6AC9">
          <w:rPr>
            <w:rStyle w:val="Hyperlink"/>
            <w:i/>
            <w:noProof/>
            <w:lang w:val="en-US"/>
          </w:rPr>
          <w:t xml:space="preserve">Model </w:t>
        </w:r>
        <w:r w:rsidRPr="000A6AC9">
          <w:rPr>
            <w:rStyle w:val="Hyperlink"/>
            <w:noProof/>
            <w:lang w:val="en-US"/>
          </w:rPr>
          <w:t>Tahapan Progress</w:t>
        </w:r>
        <w:r>
          <w:rPr>
            <w:noProof/>
            <w:webHidden/>
          </w:rPr>
          <w:tab/>
        </w:r>
        <w:r>
          <w:rPr>
            <w:noProof/>
            <w:webHidden/>
          </w:rPr>
          <w:fldChar w:fldCharType="begin"/>
        </w:r>
        <w:r>
          <w:rPr>
            <w:noProof/>
            <w:webHidden/>
          </w:rPr>
          <w:instrText xml:space="preserve"> PAGEREF _Toc74879140 \h </w:instrText>
        </w:r>
        <w:r>
          <w:rPr>
            <w:noProof/>
            <w:webHidden/>
          </w:rPr>
        </w:r>
        <w:r>
          <w:rPr>
            <w:noProof/>
            <w:webHidden/>
          </w:rPr>
          <w:fldChar w:fldCharType="separate"/>
        </w:r>
        <w:r>
          <w:rPr>
            <w:noProof/>
            <w:webHidden/>
          </w:rPr>
          <w:t>50</w:t>
        </w:r>
        <w:r>
          <w:rPr>
            <w:noProof/>
            <w:webHidden/>
          </w:rPr>
          <w:fldChar w:fldCharType="end"/>
        </w:r>
      </w:hyperlink>
    </w:p>
    <w:p w14:paraId="38A7C2F2" w14:textId="5D18788A" w:rsidR="00D17C86" w:rsidRDefault="00D17C86">
      <w:pPr>
        <w:pStyle w:val="TableofFigures"/>
        <w:tabs>
          <w:tab w:val="right" w:leader="dot" w:pos="7927"/>
        </w:tabs>
        <w:rPr>
          <w:rFonts w:eastAsiaTheme="minorEastAsia"/>
          <w:noProof/>
          <w:sz w:val="22"/>
          <w:szCs w:val="22"/>
          <w:lang w:val="en-ID" w:eastAsia="en-ID"/>
        </w:rPr>
      </w:pPr>
      <w:hyperlink r:id="rId49" w:anchor="_Toc74879141" w:history="1">
        <w:r w:rsidRPr="000A6AC9">
          <w:rPr>
            <w:rStyle w:val="Hyperlink"/>
            <w:noProof/>
          </w:rPr>
          <w:t>Gambar 4. 16</w:t>
        </w:r>
        <w:r w:rsidRPr="000A6AC9">
          <w:rPr>
            <w:rStyle w:val="Hyperlink"/>
            <w:noProof/>
            <w:lang w:val="en-US"/>
          </w:rPr>
          <w:t xml:space="preserve"> </w:t>
        </w:r>
        <w:r w:rsidRPr="000A6AC9">
          <w:rPr>
            <w:rStyle w:val="Hyperlink"/>
            <w:i/>
            <w:noProof/>
            <w:lang w:val="en-US"/>
          </w:rPr>
          <w:t>Model User</w:t>
        </w:r>
        <w:r>
          <w:rPr>
            <w:noProof/>
            <w:webHidden/>
          </w:rPr>
          <w:tab/>
        </w:r>
        <w:r>
          <w:rPr>
            <w:noProof/>
            <w:webHidden/>
          </w:rPr>
          <w:fldChar w:fldCharType="begin"/>
        </w:r>
        <w:r>
          <w:rPr>
            <w:noProof/>
            <w:webHidden/>
          </w:rPr>
          <w:instrText xml:space="preserve"> PAGEREF _Toc74879141 \h </w:instrText>
        </w:r>
        <w:r>
          <w:rPr>
            <w:noProof/>
            <w:webHidden/>
          </w:rPr>
        </w:r>
        <w:r>
          <w:rPr>
            <w:noProof/>
            <w:webHidden/>
          </w:rPr>
          <w:fldChar w:fldCharType="separate"/>
        </w:r>
        <w:r>
          <w:rPr>
            <w:noProof/>
            <w:webHidden/>
          </w:rPr>
          <w:t>50</w:t>
        </w:r>
        <w:r>
          <w:rPr>
            <w:noProof/>
            <w:webHidden/>
          </w:rPr>
          <w:fldChar w:fldCharType="end"/>
        </w:r>
      </w:hyperlink>
    </w:p>
    <w:p w14:paraId="16EE9642" w14:textId="4323A9AB" w:rsidR="00D17C86" w:rsidRDefault="00D17C86">
      <w:pPr>
        <w:pStyle w:val="TableofFigures"/>
        <w:tabs>
          <w:tab w:val="right" w:leader="dot" w:pos="7927"/>
        </w:tabs>
        <w:rPr>
          <w:rFonts w:eastAsiaTheme="minorEastAsia"/>
          <w:noProof/>
          <w:sz w:val="22"/>
          <w:szCs w:val="22"/>
          <w:lang w:val="en-ID" w:eastAsia="en-ID"/>
        </w:rPr>
      </w:pPr>
      <w:hyperlink r:id="rId50" w:anchor="_Toc74879142" w:history="1">
        <w:r w:rsidRPr="000A6AC9">
          <w:rPr>
            <w:rStyle w:val="Hyperlink"/>
            <w:noProof/>
          </w:rPr>
          <w:t>Gambar 4. 17</w:t>
        </w:r>
        <w:r w:rsidRPr="000A6AC9">
          <w:rPr>
            <w:rStyle w:val="Hyperlink"/>
            <w:noProof/>
            <w:lang w:val="en-US"/>
          </w:rPr>
          <w:t xml:space="preserve"> </w:t>
        </w:r>
        <w:r w:rsidRPr="000A6AC9">
          <w:rPr>
            <w:rStyle w:val="Hyperlink"/>
            <w:i/>
            <w:noProof/>
            <w:lang w:val="en-US"/>
          </w:rPr>
          <w:t>Model History</w:t>
        </w:r>
        <w:r>
          <w:rPr>
            <w:noProof/>
            <w:webHidden/>
          </w:rPr>
          <w:tab/>
        </w:r>
        <w:r>
          <w:rPr>
            <w:noProof/>
            <w:webHidden/>
          </w:rPr>
          <w:fldChar w:fldCharType="begin"/>
        </w:r>
        <w:r>
          <w:rPr>
            <w:noProof/>
            <w:webHidden/>
          </w:rPr>
          <w:instrText xml:space="preserve"> PAGEREF _Toc74879142 \h </w:instrText>
        </w:r>
        <w:r>
          <w:rPr>
            <w:noProof/>
            <w:webHidden/>
          </w:rPr>
        </w:r>
        <w:r>
          <w:rPr>
            <w:noProof/>
            <w:webHidden/>
          </w:rPr>
          <w:fldChar w:fldCharType="separate"/>
        </w:r>
        <w:r>
          <w:rPr>
            <w:noProof/>
            <w:webHidden/>
          </w:rPr>
          <w:t>51</w:t>
        </w:r>
        <w:r>
          <w:rPr>
            <w:noProof/>
            <w:webHidden/>
          </w:rPr>
          <w:fldChar w:fldCharType="end"/>
        </w:r>
      </w:hyperlink>
    </w:p>
    <w:p w14:paraId="5A071B5F" w14:textId="630052C8" w:rsidR="00D17C86" w:rsidRDefault="00D17C86">
      <w:pPr>
        <w:pStyle w:val="TableofFigures"/>
        <w:tabs>
          <w:tab w:val="right" w:leader="dot" w:pos="7927"/>
        </w:tabs>
        <w:rPr>
          <w:rFonts w:eastAsiaTheme="minorEastAsia"/>
          <w:noProof/>
          <w:sz w:val="22"/>
          <w:szCs w:val="22"/>
          <w:lang w:val="en-ID" w:eastAsia="en-ID"/>
        </w:rPr>
      </w:pPr>
      <w:hyperlink r:id="rId51" w:anchor="_Toc74879143" w:history="1">
        <w:r w:rsidRPr="000A6AC9">
          <w:rPr>
            <w:rStyle w:val="Hyperlink"/>
            <w:noProof/>
          </w:rPr>
          <w:t>Gambar 4. 18</w:t>
        </w:r>
        <w:r w:rsidRPr="000A6AC9">
          <w:rPr>
            <w:rStyle w:val="Hyperlink"/>
            <w:noProof/>
            <w:lang w:val="en-US"/>
          </w:rPr>
          <w:t xml:space="preserve"> Halaman </w:t>
        </w:r>
        <w:r w:rsidRPr="000A6AC9">
          <w:rPr>
            <w:rStyle w:val="Hyperlink"/>
            <w:i/>
            <w:noProof/>
            <w:lang w:val="en-US"/>
          </w:rPr>
          <w:t>Login</w:t>
        </w:r>
        <w:r>
          <w:rPr>
            <w:noProof/>
            <w:webHidden/>
          </w:rPr>
          <w:tab/>
        </w:r>
        <w:r>
          <w:rPr>
            <w:noProof/>
            <w:webHidden/>
          </w:rPr>
          <w:fldChar w:fldCharType="begin"/>
        </w:r>
        <w:r>
          <w:rPr>
            <w:noProof/>
            <w:webHidden/>
          </w:rPr>
          <w:instrText xml:space="preserve"> PAGEREF _Toc74879143 \h </w:instrText>
        </w:r>
        <w:r>
          <w:rPr>
            <w:noProof/>
            <w:webHidden/>
          </w:rPr>
        </w:r>
        <w:r>
          <w:rPr>
            <w:noProof/>
            <w:webHidden/>
          </w:rPr>
          <w:fldChar w:fldCharType="separate"/>
        </w:r>
        <w:r>
          <w:rPr>
            <w:noProof/>
            <w:webHidden/>
          </w:rPr>
          <w:t>52</w:t>
        </w:r>
        <w:r>
          <w:rPr>
            <w:noProof/>
            <w:webHidden/>
          </w:rPr>
          <w:fldChar w:fldCharType="end"/>
        </w:r>
      </w:hyperlink>
    </w:p>
    <w:p w14:paraId="5DB1EA98" w14:textId="5CD91FE8" w:rsidR="00D17C86" w:rsidRDefault="00D17C86">
      <w:pPr>
        <w:pStyle w:val="TableofFigures"/>
        <w:tabs>
          <w:tab w:val="right" w:leader="dot" w:pos="7927"/>
        </w:tabs>
        <w:rPr>
          <w:rFonts w:eastAsiaTheme="minorEastAsia"/>
          <w:noProof/>
          <w:sz w:val="22"/>
          <w:szCs w:val="22"/>
          <w:lang w:val="en-ID" w:eastAsia="en-ID"/>
        </w:rPr>
      </w:pPr>
      <w:hyperlink r:id="rId52" w:anchor="_Toc74879144" w:history="1">
        <w:r w:rsidRPr="000A6AC9">
          <w:rPr>
            <w:rStyle w:val="Hyperlink"/>
            <w:noProof/>
          </w:rPr>
          <w:t>Gambar 4. 19</w:t>
        </w:r>
        <w:r w:rsidRPr="000A6AC9">
          <w:rPr>
            <w:rStyle w:val="Hyperlink"/>
            <w:noProof/>
            <w:lang w:val="en-US"/>
          </w:rPr>
          <w:t xml:space="preserve"> Halaman </w:t>
        </w:r>
        <w:r w:rsidRPr="000A6AC9">
          <w:rPr>
            <w:rStyle w:val="Hyperlink"/>
            <w:i/>
            <w:noProof/>
            <w:lang w:val="en-US"/>
          </w:rPr>
          <w:t>Dashboard</w:t>
        </w:r>
        <w:r>
          <w:rPr>
            <w:noProof/>
            <w:webHidden/>
          </w:rPr>
          <w:tab/>
        </w:r>
        <w:r>
          <w:rPr>
            <w:noProof/>
            <w:webHidden/>
          </w:rPr>
          <w:fldChar w:fldCharType="begin"/>
        </w:r>
        <w:r>
          <w:rPr>
            <w:noProof/>
            <w:webHidden/>
          </w:rPr>
          <w:instrText xml:space="preserve"> PAGEREF _Toc74879144 \h </w:instrText>
        </w:r>
        <w:r>
          <w:rPr>
            <w:noProof/>
            <w:webHidden/>
          </w:rPr>
        </w:r>
        <w:r>
          <w:rPr>
            <w:noProof/>
            <w:webHidden/>
          </w:rPr>
          <w:fldChar w:fldCharType="separate"/>
        </w:r>
        <w:r>
          <w:rPr>
            <w:noProof/>
            <w:webHidden/>
          </w:rPr>
          <w:t>52</w:t>
        </w:r>
        <w:r>
          <w:rPr>
            <w:noProof/>
            <w:webHidden/>
          </w:rPr>
          <w:fldChar w:fldCharType="end"/>
        </w:r>
      </w:hyperlink>
    </w:p>
    <w:p w14:paraId="0D81B651" w14:textId="4BCE51B0" w:rsidR="00D17C86" w:rsidRDefault="00D17C86">
      <w:pPr>
        <w:pStyle w:val="TableofFigures"/>
        <w:tabs>
          <w:tab w:val="right" w:leader="dot" w:pos="7927"/>
        </w:tabs>
        <w:rPr>
          <w:rFonts w:eastAsiaTheme="minorEastAsia"/>
          <w:noProof/>
          <w:sz w:val="22"/>
          <w:szCs w:val="22"/>
          <w:lang w:val="en-ID" w:eastAsia="en-ID"/>
        </w:rPr>
      </w:pPr>
      <w:hyperlink r:id="rId53" w:anchor="_Toc74879145" w:history="1">
        <w:r w:rsidRPr="000A6AC9">
          <w:rPr>
            <w:rStyle w:val="Hyperlink"/>
            <w:noProof/>
          </w:rPr>
          <w:t>Gambar 4. 20</w:t>
        </w:r>
        <w:r w:rsidRPr="000A6AC9">
          <w:rPr>
            <w:rStyle w:val="Hyperlink"/>
            <w:noProof/>
            <w:lang w:val="en-US"/>
          </w:rPr>
          <w:t xml:space="preserve"> Halaman Data User</w:t>
        </w:r>
        <w:r>
          <w:rPr>
            <w:noProof/>
            <w:webHidden/>
          </w:rPr>
          <w:tab/>
        </w:r>
        <w:r>
          <w:rPr>
            <w:noProof/>
            <w:webHidden/>
          </w:rPr>
          <w:fldChar w:fldCharType="begin"/>
        </w:r>
        <w:r>
          <w:rPr>
            <w:noProof/>
            <w:webHidden/>
          </w:rPr>
          <w:instrText xml:space="preserve"> PAGEREF _Toc74879145 \h </w:instrText>
        </w:r>
        <w:r>
          <w:rPr>
            <w:noProof/>
            <w:webHidden/>
          </w:rPr>
        </w:r>
        <w:r>
          <w:rPr>
            <w:noProof/>
            <w:webHidden/>
          </w:rPr>
          <w:fldChar w:fldCharType="separate"/>
        </w:r>
        <w:r>
          <w:rPr>
            <w:noProof/>
            <w:webHidden/>
          </w:rPr>
          <w:t>53</w:t>
        </w:r>
        <w:r>
          <w:rPr>
            <w:noProof/>
            <w:webHidden/>
          </w:rPr>
          <w:fldChar w:fldCharType="end"/>
        </w:r>
      </w:hyperlink>
    </w:p>
    <w:p w14:paraId="443C06E2" w14:textId="0824D570" w:rsidR="00D17C86" w:rsidRDefault="00D17C86">
      <w:pPr>
        <w:pStyle w:val="TableofFigures"/>
        <w:tabs>
          <w:tab w:val="right" w:leader="dot" w:pos="7927"/>
        </w:tabs>
        <w:rPr>
          <w:rFonts w:eastAsiaTheme="minorEastAsia"/>
          <w:noProof/>
          <w:sz w:val="22"/>
          <w:szCs w:val="22"/>
          <w:lang w:val="en-ID" w:eastAsia="en-ID"/>
        </w:rPr>
      </w:pPr>
      <w:hyperlink r:id="rId54" w:anchor="_Toc74879146" w:history="1">
        <w:r w:rsidRPr="000A6AC9">
          <w:rPr>
            <w:rStyle w:val="Hyperlink"/>
            <w:noProof/>
          </w:rPr>
          <w:t>Gambar 4. 21</w:t>
        </w:r>
        <w:r w:rsidRPr="000A6AC9">
          <w:rPr>
            <w:rStyle w:val="Hyperlink"/>
            <w:noProof/>
            <w:lang w:val="en-US"/>
          </w:rPr>
          <w:t xml:space="preserve"> Halaman Tambah Data User</w:t>
        </w:r>
        <w:r>
          <w:rPr>
            <w:noProof/>
            <w:webHidden/>
          </w:rPr>
          <w:tab/>
        </w:r>
        <w:r>
          <w:rPr>
            <w:noProof/>
            <w:webHidden/>
          </w:rPr>
          <w:fldChar w:fldCharType="begin"/>
        </w:r>
        <w:r>
          <w:rPr>
            <w:noProof/>
            <w:webHidden/>
          </w:rPr>
          <w:instrText xml:space="preserve"> PAGEREF _Toc74879146 \h </w:instrText>
        </w:r>
        <w:r>
          <w:rPr>
            <w:noProof/>
            <w:webHidden/>
          </w:rPr>
        </w:r>
        <w:r>
          <w:rPr>
            <w:noProof/>
            <w:webHidden/>
          </w:rPr>
          <w:fldChar w:fldCharType="separate"/>
        </w:r>
        <w:r>
          <w:rPr>
            <w:noProof/>
            <w:webHidden/>
          </w:rPr>
          <w:t>53</w:t>
        </w:r>
        <w:r>
          <w:rPr>
            <w:noProof/>
            <w:webHidden/>
          </w:rPr>
          <w:fldChar w:fldCharType="end"/>
        </w:r>
      </w:hyperlink>
    </w:p>
    <w:p w14:paraId="4DE0F48D" w14:textId="427B7FED" w:rsidR="00D17C86" w:rsidRDefault="00D17C86">
      <w:pPr>
        <w:pStyle w:val="TableofFigures"/>
        <w:tabs>
          <w:tab w:val="right" w:leader="dot" w:pos="7927"/>
        </w:tabs>
        <w:rPr>
          <w:rFonts w:eastAsiaTheme="minorEastAsia"/>
          <w:noProof/>
          <w:sz w:val="22"/>
          <w:szCs w:val="22"/>
          <w:lang w:val="en-ID" w:eastAsia="en-ID"/>
        </w:rPr>
      </w:pPr>
      <w:hyperlink r:id="rId55" w:anchor="_Toc74879147" w:history="1">
        <w:r w:rsidRPr="000A6AC9">
          <w:rPr>
            <w:rStyle w:val="Hyperlink"/>
            <w:noProof/>
          </w:rPr>
          <w:t>Gambar 4. 22</w:t>
        </w:r>
        <w:r w:rsidRPr="000A6AC9">
          <w:rPr>
            <w:rStyle w:val="Hyperlink"/>
            <w:noProof/>
            <w:lang w:val="en-US"/>
          </w:rPr>
          <w:t xml:space="preserve"> Halaman Data Edit User</w:t>
        </w:r>
        <w:r>
          <w:rPr>
            <w:noProof/>
            <w:webHidden/>
          </w:rPr>
          <w:tab/>
        </w:r>
        <w:r>
          <w:rPr>
            <w:noProof/>
            <w:webHidden/>
          </w:rPr>
          <w:fldChar w:fldCharType="begin"/>
        </w:r>
        <w:r>
          <w:rPr>
            <w:noProof/>
            <w:webHidden/>
          </w:rPr>
          <w:instrText xml:space="preserve"> PAGEREF _Toc74879147 \h </w:instrText>
        </w:r>
        <w:r>
          <w:rPr>
            <w:noProof/>
            <w:webHidden/>
          </w:rPr>
        </w:r>
        <w:r>
          <w:rPr>
            <w:noProof/>
            <w:webHidden/>
          </w:rPr>
          <w:fldChar w:fldCharType="separate"/>
        </w:r>
        <w:r>
          <w:rPr>
            <w:noProof/>
            <w:webHidden/>
          </w:rPr>
          <w:t>53</w:t>
        </w:r>
        <w:r>
          <w:rPr>
            <w:noProof/>
            <w:webHidden/>
          </w:rPr>
          <w:fldChar w:fldCharType="end"/>
        </w:r>
      </w:hyperlink>
    </w:p>
    <w:p w14:paraId="4A12A701" w14:textId="6D10EDDD" w:rsidR="00D17C86" w:rsidRDefault="00D17C86">
      <w:pPr>
        <w:pStyle w:val="TableofFigures"/>
        <w:tabs>
          <w:tab w:val="right" w:leader="dot" w:pos="7927"/>
        </w:tabs>
        <w:rPr>
          <w:rFonts w:eastAsiaTheme="minorEastAsia"/>
          <w:noProof/>
          <w:sz w:val="22"/>
          <w:szCs w:val="22"/>
          <w:lang w:val="en-ID" w:eastAsia="en-ID"/>
        </w:rPr>
      </w:pPr>
      <w:hyperlink r:id="rId56" w:anchor="_Toc74879148" w:history="1">
        <w:r w:rsidRPr="000A6AC9">
          <w:rPr>
            <w:rStyle w:val="Hyperlink"/>
            <w:noProof/>
          </w:rPr>
          <w:t>Gambar 4. 23</w:t>
        </w:r>
        <w:r w:rsidRPr="000A6AC9">
          <w:rPr>
            <w:rStyle w:val="Hyperlink"/>
            <w:noProof/>
            <w:lang w:val="en-US"/>
          </w:rPr>
          <w:t xml:space="preserve"> Halaman Paket Layanan</w:t>
        </w:r>
        <w:r>
          <w:rPr>
            <w:noProof/>
            <w:webHidden/>
          </w:rPr>
          <w:tab/>
        </w:r>
        <w:r>
          <w:rPr>
            <w:noProof/>
            <w:webHidden/>
          </w:rPr>
          <w:fldChar w:fldCharType="begin"/>
        </w:r>
        <w:r>
          <w:rPr>
            <w:noProof/>
            <w:webHidden/>
          </w:rPr>
          <w:instrText xml:space="preserve"> PAGEREF _Toc74879148 \h </w:instrText>
        </w:r>
        <w:r>
          <w:rPr>
            <w:noProof/>
            <w:webHidden/>
          </w:rPr>
        </w:r>
        <w:r>
          <w:rPr>
            <w:noProof/>
            <w:webHidden/>
          </w:rPr>
          <w:fldChar w:fldCharType="separate"/>
        </w:r>
        <w:r>
          <w:rPr>
            <w:noProof/>
            <w:webHidden/>
          </w:rPr>
          <w:t>54</w:t>
        </w:r>
        <w:r>
          <w:rPr>
            <w:noProof/>
            <w:webHidden/>
          </w:rPr>
          <w:fldChar w:fldCharType="end"/>
        </w:r>
      </w:hyperlink>
    </w:p>
    <w:p w14:paraId="489DACC7" w14:textId="1BBAAECD" w:rsidR="00D17C86" w:rsidRDefault="00D17C86">
      <w:pPr>
        <w:pStyle w:val="TableofFigures"/>
        <w:tabs>
          <w:tab w:val="right" w:leader="dot" w:pos="7927"/>
        </w:tabs>
        <w:rPr>
          <w:rFonts w:eastAsiaTheme="minorEastAsia"/>
          <w:noProof/>
          <w:sz w:val="22"/>
          <w:szCs w:val="22"/>
          <w:lang w:val="en-ID" w:eastAsia="en-ID"/>
        </w:rPr>
      </w:pPr>
      <w:hyperlink r:id="rId57" w:anchor="_Toc74879149" w:history="1">
        <w:r w:rsidRPr="000A6AC9">
          <w:rPr>
            <w:rStyle w:val="Hyperlink"/>
            <w:noProof/>
          </w:rPr>
          <w:t>Gambar 4. 24</w:t>
        </w:r>
        <w:r w:rsidRPr="000A6AC9">
          <w:rPr>
            <w:rStyle w:val="Hyperlink"/>
            <w:noProof/>
            <w:lang w:val="en-US"/>
          </w:rPr>
          <w:t xml:space="preserve"> Halaman Tambah Data Paket Layanan</w:t>
        </w:r>
        <w:r>
          <w:rPr>
            <w:noProof/>
            <w:webHidden/>
          </w:rPr>
          <w:tab/>
        </w:r>
        <w:r>
          <w:rPr>
            <w:noProof/>
            <w:webHidden/>
          </w:rPr>
          <w:fldChar w:fldCharType="begin"/>
        </w:r>
        <w:r>
          <w:rPr>
            <w:noProof/>
            <w:webHidden/>
          </w:rPr>
          <w:instrText xml:space="preserve"> PAGEREF _Toc74879149 \h </w:instrText>
        </w:r>
        <w:r>
          <w:rPr>
            <w:noProof/>
            <w:webHidden/>
          </w:rPr>
        </w:r>
        <w:r>
          <w:rPr>
            <w:noProof/>
            <w:webHidden/>
          </w:rPr>
          <w:fldChar w:fldCharType="separate"/>
        </w:r>
        <w:r>
          <w:rPr>
            <w:noProof/>
            <w:webHidden/>
          </w:rPr>
          <w:t>54</w:t>
        </w:r>
        <w:r>
          <w:rPr>
            <w:noProof/>
            <w:webHidden/>
          </w:rPr>
          <w:fldChar w:fldCharType="end"/>
        </w:r>
      </w:hyperlink>
    </w:p>
    <w:p w14:paraId="63FA18D8" w14:textId="1D455C08" w:rsidR="00D17C86" w:rsidRDefault="00D17C86">
      <w:pPr>
        <w:pStyle w:val="TableofFigures"/>
        <w:tabs>
          <w:tab w:val="right" w:leader="dot" w:pos="7927"/>
        </w:tabs>
        <w:rPr>
          <w:rFonts w:eastAsiaTheme="minorEastAsia"/>
          <w:noProof/>
          <w:sz w:val="22"/>
          <w:szCs w:val="22"/>
          <w:lang w:val="en-ID" w:eastAsia="en-ID"/>
        </w:rPr>
      </w:pPr>
      <w:hyperlink r:id="rId58" w:anchor="_Toc74879150" w:history="1">
        <w:r w:rsidRPr="000A6AC9">
          <w:rPr>
            <w:rStyle w:val="Hyperlink"/>
            <w:noProof/>
          </w:rPr>
          <w:t>Gambar 4. 25</w:t>
        </w:r>
        <w:r w:rsidRPr="000A6AC9">
          <w:rPr>
            <w:rStyle w:val="Hyperlink"/>
            <w:noProof/>
            <w:lang w:val="en-US"/>
          </w:rPr>
          <w:t xml:space="preserve"> Halaman Edit Data Paket Layanan</w:t>
        </w:r>
        <w:r>
          <w:rPr>
            <w:noProof/>
            <w:webHidden/>
          </w:rPr>
          <w:tab/>
        </w:r>
        <w:r>
          <w:rPr>
            <w:noProof/>
            <w:webHidden/>
          </w:rPr>
          <w:fldChar w:fldCharType="begin"/>
        </w:r>
        <w:r>
          <w:rPr>
            <w:noProof/>
            <w:webHidden/>
          </w:rPr>
          <w:instrText xml:space="preserve"> PAGEREF _Toc74879150 \h </w:instrText>
        </w:r>
        <w:r>
          <w:rPr>
            <w:noProof/>
            <w:webHidden/>
          </w:rPr>
        </w:r>
        <w:r>
          <w:rPr>
            <w:noProof/>
            <w:webHidden/>
          </w:rPr>
          <w:fldChar w:fldCharType="separate"/>
        </w:r>
        <w:r>
          <w:rPr>
            <w:noProof/>
            <w:webHidden/>
          </w:rPr>
          <w:t>55</w:t>
        </w:r>
        <w:r>
          <w:rPr>
            <w:noProof/>
            <w:webHidden/>
          </w:rPr>
          <w:fldChar w:fldCharType="end"/>
        </w:r>
      </w:hyperlink>
    </w:p>
    <w:p w14:paraId="0C980C69" w14:textId="7F941B5E" w:rsidR="00D17C86" w:rsidRDefault="00D17C86">
      <w:pPr>
        <w:pStyle w:val="TableofFigures"/>
        <w:tabs>
          <w:tab w:val="right" w:leader="dot" w:pos="7927"/>
        </w:tabs>
        <w:rPr>
          <w:rFonts w:eastAsiaTheme="minorEastAsia"/>
          <w:noProof/>
          <w:sz w:val="22"/>
          <w:szCs w:val="22"/>
          <w:lang w:val="en-ID" w:eastAsia="en-ID"/>
        </w:rPr>
      </w:pPr>
      <w:hyperlink r:id="rId59" w:anchor="_Toc74879151" w:history="1">
        <w:r w:rsidRPr="000A6AC9">
          <w:rPr>
            <w:rStyle w:val="Hyperlink"/>
            <w:noProof/>
          </w:rPr>
          <w:t>Gambar 4. 26</w:t>
        </w:r>
        <w:r w:rsidRPr="000A6AC9">
          <w:rPr>
            <w:rStyle w:val="Hyperlink"/>
            <w:noProof/>
            <w:lang w:val="en-US"/>
          </w:rPr>
          <w:t xml:space="preserve"> Halaman Kategory </w:t>
        </w:r>
        <w:r w:rsidRPr="000A6AC9">
          <w:rPr>
            <w:rStyle w:val="Hyperlink"/>
            <w:i/>
            <w:noProof/>
            <w:lang w:val="en-US"/>
          </w:rPr>
          <w:t>Lead</w:t>
        </w:r>
        <w:r>
          <w:rPr>
            <w:noProof/>
            <w:webHidden/>
          </w:rPr>
          <w:tab/>
        </w:r>
        <w:r>
          <w:rPr>
            <w:noProof/>
            <w:webHidden/>
          </w:rPr>
          <w:fldChar w:fldCharType="begin"/>
        </w:r>
        <w:r>
          <w:rPr>
            <w:noProof/>
            <w:webHidden/>
          </w:rPr>
          <w:instrText xml:space="preserve"> PAGEREF _Toc74879151 \h </w:instrText>
        </w:r>
        <w:r>
          <w:rPr>
            <w:noProof/>
            <w:webHidden/>
          </w:rPr>
        </w:r>
        <w:r>
          <w:rPr>
            <w:noProof/>
            <w:webHidden/>
          </w:rPr>
          <w:fldChar w:fldCharType="separate"/>
        </w:r>
        <w:r>
          <w:rPr>
            <w:noProof/>
            <w:webHidden/>
          </w:rPr>
          <w:t>56</w:t>
        </w:r>
        <w:r>
          <w:rPr>
            <w:noProof/>
            <w:webHidden/>
          </w:rPr>
          <w:fldChar w:fldCharType="end"/>
        </w:r>
      </w:hyperlink>
    </w:p>
    <w:p w14:paraId="4020C7E0" w14:textId="6B228372" w:rsidR="00D17C86" w:rsidRDefault="00D17C86">
      <w:pPr>
        <w:pStyle w:val="TableofFigures"/>
        <w:tabs>
          <w:tab w:val="right" w:leader="dot" w:pos="7927"/>
        </w:tabs>
        <w:rPr>
          <w:rFonts w:eastAsiaTheme="minorEastAsia"/>
          <w:noProof/>
          <w:sz w:val="22"/>
          <w:szCs w:val="22"/>
          <w:lang w:val="en-ID" w:eastAsia="en-ID"/>
        </w:rPr>
      </w:pPr>
      <w:hyperlink r:id="rId60" w:anchor="_Toc74879152" w:history="1">
        <w:r w:rsidRPr="000A6AC9">
          <w:rPr>
            <w:rStyle w:val="Hyperlink"/>
            <w:noProof/>
          </w:rPr>
          <w:t>Gambar 4. 27</w:t>
        </w:r>
        <w:r w:rsidRPr="000A6AC9">
          <w:rPr>
            <w:rStyle w:val="Hyperlink"/>
            <w:noProof/>
            <w:lang w:val="en-US"/>
          </w:rPr>
          <w:t xml:space="preserve"> Halaman Tambah data Kategory </w:t>
        </w:r>
        <w:r w:rsidRPr="000A6AC9">
          <w:rPr>
            <w:rStyle w:val="Hyperlink"/>
            <w:i/>
            <w:noProof/>
            <w:lang w:val="en-US"/>
          </w:rPr>
          <w:t>Lead</w:t>
        </w:r>
        <w:r>
          <w:rPr>
            <w:noProof/>
            <w:webHidden/>
          </w:rPr>
          <w:tab/>
        </w:r>
        <w:r>
          <w:rPr>
            <w:noProof/>
            <w:webHidden/>
          </w:rPr>
          <w:fldChar w:fldCharType="begin"/>
        </w:r>
        <w:r>
          <w:rPr>
            <w:noProof/>
            <w:webHidden/>
          </w:rPr>
          <w:instrText xml:space="preserve"> PAGEREF _Toc74879152 \h </w:instrText>
        </w:r>
        <w:r>
          <w:rPr>
            <w:noProof/>
            <w:webHidden/>
          </w:rPr>
        </w:r>
        <w:r>
          <w:rPr>
            <w:noProof/>
            <w:webHidden/>
          </w:rPr>
          <w:fldChar w:fldCharType="separate"/>
        </w:r>
        <w:r>
          <w:rPr>
            <w:noProof/>
            <w:webHidden/>
          </w:rPr>
          <w:t>56</w:t>
        </w:r>
        <w:r>
          <w:rPr>
            <w:noProof/>
            <w:webHidden/>
          </w:rPr>
          <w:fldChar w:fldCharType="end"/>
        </w:r>
      </w:hyperlink>
    </w:p>
    <w:p w14:paraId="44A0AAE6" w14:textId="2BF6832D" w:rsidR="00D17C86" w:rsidRDefault="00D17C86">
      <w:pPr>
        <w:pStyle w:val="TableofFigures"/>
        <w:tabs>
          <w:tab w:val="right" w:leader="dot" w:pos="7927"/>
        </w:tabs>
        <w:rPr>
          <w:rFonts w:eastAsiaTheme="minorEastAsia"/>
          <w:noProof/>
          <w:sz w:val="22"/>
          <w:szCs w:val="22"/>
          <w:lang w:val="en-ID" w:eastAsia="en-ID"/>
        </w:rPr>
      </w:pPr>
      <w:hyperlink r:id="rId61" w:anchor="_Toc74879153" w:history="1">
        <w:r w:rsidRPr="000A6AC9">
          <w:rPr>
            <w:rStyle w:val="Hyperlink"/>
            <w:noProof/>
          </w:rPr>
          <w:t>Gambar 4. 28</w:t>
        </w:r>
        <w:r w:rsidRPr="000A6AC9">
          <w:rPr>
            <w:rStyle w:val="Hyperlink"/>
            <w:noProof/>
            <w:lang w:val="en-US"/>
          </w:rPr>
          <w:t xml:space="preserve"> Halaman Edit Data Kategory </w:t>
        </w:r>
        <w:r w:rsidRPr="000A6AC9">
          <w:rPr>
            <w:rStyle w:val="Hyperlink"/>
            <w:i/>
            <w:noProof/>
            <w:lang w:val="en-US"/>
          </w:rPr>
          <w:t>Lead</w:t>
        </w:r>
        <w:r>
          <w:rPr>
            <w:noProof/>
            <w:webHidden/>
          </w:rPr>
          <w:tab/>
        </w:r>
        <w:r>
          <w:rPr>
            <w:noProof/>
            <w:webHidden/>
          </w:rPr>
          <w:fldChar w:fldCharType="begin"/>
        </w:r>
        <w:r>
          <w:rPr>
            <w:noProof/>
            <w:webHidden/>
          </w:rPr>
          <w:instrText xml:space="preserve"> PAGEREF _Toc74879153 \h </w:instrText>
        </w:r>
        <w:r>
          <w:rPr>
            <w:noProof/>
            <w:webHidden/>
          </w:rPr>
        </w:r>
        <w:r>
          <w:rPr>
            <w:noProof/>
            <w:webHidden/>
          </w:rPr>
          <w:fldChar w:fldCharType="separate"/>
        </w:r>
        <w:r>
          <w:rPr>
            <w:noProof/>
            <w:webHidden/>
          </w:rPr>
          <w:t>56</w:t>
        </w:r>
        <w:r>
          <w:rPr>
            <w:noProof/>
            <w:webHidden/>
          </w:rPr>
          <w:fldChar w:fldCharType="end"/>
        </w:r>
      </w:hyperlink>
    </w:p>
    <w:p w14:paraId="62C9212E" w14:textId="6C1212F4" w:rsidR="00D17C86" w:rsidRDefault="00D17C86">
      <w:pPr>
        <w:pStyle w:val="TableofFigures"/>
        <w:tabs>
          <w:tab w:val="right" w:leader="dot" w:pos="7927"/>
        </w:tabs>
        <w:rPr>
          <w:rFonts w:eastAsiaTheme="minorEastAsia"/>
          <w:noProof/>
          <w:sz w:val="22"/>
          <w:szCs w:val="22"/>
          <w:lang w:val="en-ID" w:eastAsia="en-ID"/>
        </w:rPr>
      </w:pPr>
      <w:hyperlink r:id="rId62" w:anchor="_Toc74879154" w:history="1">
        <w:r w:rsidRPr="000A6AC9">
          <w:rPr>
            <w:rStyle w:val="Hyperlink"/>
            <w:noProof/>
          </w:rPr>
          <w:t>Gambar 4. 29</w:t>
        </w:r>
        <w:r w:rsidRPr="000A6AC9">
          <w:rPr>
            <w:rStyle w:val="Hyperlink"/>
            <w:noProof/>
            <w:lang w:val="en-US"/>
          </w:rPr>
          <w:t xml:space="preserve"> Halaman Tahapan </w:t>
        </w:r>
        <w:r w:rsidRPr="000A6AC9">
          <w:rPr>
            <w:rStyle w:val="Hyperlink"/>
            <w:i/>
            <w:noProof/>
            <w:lang w:val="en-US"/>
          </w:rPr>
          <w:t>Progress</w:t>
        </w:r>
        <w:r>
          <w:rPr>
            <w:noProof/>
            <w:webHidden/>
          </w:rPr>
          <w:tab/>
        </w:r>
        <w:r>
          <w:rPr>
            <w:noProof/>
            <w:webHidden/>
          </w:rPr>
          <w:fldChar w:fldCharType="begin"/>
        </w:r>
        <w:r>
          <w:rPr>
            <w:noProof/>
            <w:webHidden/>
          </w:rPr>
          <w:instrText xml:space="preserve"> PAGEREF _Toc74879154 \h </w:instrText>
        </w:r>
        <w:r>
          <w:rPr>
            <w:noProof/>
            <w:webHidden/>
          </w:rPr>
        </w:r>
        <w:r>
          <w:rPr>
            <w:noProof/>
            <w:webHidden/>
          </w:rPr>
          <w:fldChar w:fldCharType="separate"/>
        </w:r>
        <w:r>
          <w:rPr>
            <w:noProof/>
            <w:webHidden/>
          </w:rPr>
          <w:t>57</w:t>
        </w:r>
        <w:r>
          <w:rPr>
            <w:noProof/>
            <w:webHidden/>
          </w:rPr>
          <w:fldChar w:fldCharType="end"/>
        </w:r>
      </w:hyperlink>
    </w:p>
    <w:p w14:paraId="590AC391" w14:textId="48B563C9" w:rsidR="00D17C86" w:rsidRDefault="00D17C86">
      <w:pPr>
        <w:pStyle w:val="TableofFigures"/>
        <w:tabs>
          <w:tab w:val="right" w:leader="dot" w:pos="7927"/>
        </w:tabs>
        <w:rPr>
          <w:rFonts w:eastAsiaTheme="minorEastAsia"/>
          <w:noProof/>
          <w:sz w:val="22"/>
          <w:szCs w:val="22"/>
          <w:lang w:val="en-ID" w:eastAsia="en-ID"/>
        </w:rPr>
      </w:pPr>
      <w:hyperlink r:id="rId63" w:anchor="_Toc74879155" w:history="1">
        <w:r w:rsidRPr="000A6AC9">
          <w:rPr>
            <w:rStyle w:val="Hyperlink"/>
            <w:noProof/>
          </w:rPr>
          <w:t>Gambar 4. 30</w:t>
        </w:r>
        <w:r w:rsidRPr="000A6AC9">
          <w:rPr>
            <w:rStyle w:val="Hyperlink"/>
            <w:noProof/>
            <w:lang w:val="en-US"/>
          </w:rPr>
          <w:t xml:space="preserve"> Halaman Tambah Data Tahapan </w:t>
        </w:r>
        <w:r w:rsidRPr="000A6AC9">
          <w:rPr>
            <w:rStyle w:val="Hyperlink"/>
            <w:i/>
            <w:noProof/>
            <w:lang w:val="en-US"/>
          </w:rPr>
          <w:t>Progress</w:t>
        </w:r>
        <w:r>
          <w:rPr>
            <w:noProof/>
            <w:webHidden/>
          </w:rPr>
          <w:tab/>
        </w:r>
        <w:r>
          <w:rPr>
            <w:noProof/>
            <w:webHidden/>
          </w:rPr>
          <w:fldChar w:fldCharType="begin"/>
        </w:r>
        <w:r>
          <w:rPr>
            <w:noProof/>
            <w:webHidden/>
          </w:rPr>
          <w:instrText xml:space="preserve"> PAGEREF _Toc74879155 \h </w:instrText>
        </w:r>
        <w:r>
          <w:rPr>
            <w:noProof/>
            <w:webHidden/>
          </w:rPr>
        </w:r>
        <w:r>
          <w:rPr>
            <w:noProof/>
            <w:webHidden/>
          </w:rPr>
          <w:fldChar w:fldCharType="separate"/>
        </w:r>
        <w:r>
          <w:rPr>
            <w:noProof/>
            <w:webHidden/>
          </w:rPr>
          <w:t>57</w:t>
        </w:r>
        <w:r>
          <w:rPr>
            <w:noProof/>
            <w:webHidden/>
          </w:rPr>
          <w:fldChar w:fldCharType="end"/>
        </w:r>
      </w:hyperlink>
    </w:p>
    <w:p w14:paraId="0CFD740F" w14:textId="56A24B93" w:rsidR="00D17C86" w:rsidRDefault="00D17C86">
      <w:pPr>
        <w:pStyle w:val="TableofFigures"/>
        <w:tabs>
          <w:tab w:val="right" w:leader="dot" w:pos="7927"/>
        </w:tabs>
        <w:rPr>
          <w:rFonts w:eastAsiaTheme="minorEastAsia"/>
          <w:noProof/>
          <w:sz w:val="22"/>
          <w:szCs w:val="22"/>
          <w:lang w:val="en-ID" w:eastAsia="en-ID"/>
        </w:rPr>
      </w:pPr>
      <w:hyperlink r:id="rId64" w:anchor="_Toc74879156" w:history="1">
        <w:r w:rsidRPr="000A6AC9">
          <w:rPr>
            <w:rStyle w:val="Hyperlink"/>
            <w:noProof/>
          </w:rPr>
          <w:t>Gambar 4. 31</w:t>
        </w:r>
        <w:r w:rsidRPr="000A6AC9">
          <w:rPr>
            <w:rStyle w:val="Hyperlink"/>
            <w:noProof/>
            <w:lang w:val="en-US"/>
          </w:rPr>
          <w:t xml:space="preserve"> Halaman Edit Data Tahapan </w:t>
        </w:r>
        <w:r w:rsidRPr="000A6AC9">
          <w:rPr>
            <w:rStyle w:val="Hyperlink"/>
            <w:i/>
            <w:noProof/>
            <w:lang w:val="en-US"/>
          </w:rPr>
          <w:t>Progress</w:t>
        </w:r>
        <w:r>
          <w:rPr>
            <w:noProof/>
            <w:webHidden/>
          </w:rPr>
          <w:tab/>
        </w:r>
        <w:r>
          <w:rPr>
            <w:noProof/>
            <w:webHidden/>
          </w:rPr>
          <w:fldChar w:fldCharType="begin"/>
        </w:r>
        <w:r>
          <w:rPr>
            <w:noProof/>
            <w:webHidden/>
          </w:rPr>
          <w:instrText xml:space="preserve"> PAGEREF _Toc74879156 \h </w:instrText>
        </w:r>
        <w:r>
          <w:rPr>
            <w:noProof/>
            <w:webHidden/>
          </w:rPr>
        </w:r>
        <w:r>
          <w:rPr>
            <w:noProof/>
            <w:webHidden/>
          </w:rPr>
          <w:fldChar w:fldCharType="separate"/>
        </w:r>
        <w:r>
          <w:rPr>
            <w:noProof/>
            <w:webHidden/>
          </w:rPr>
          <w:t>57</w:t>
        </w:r>
        <w:r>
          <w:rPr>
            <w:noProof/>
            <w:webHidden/>
          </w:rPr>
          <w:fldChar w:fldCharType="end"/>
        </w:r>
      </w:hyperlink>
    </w:p>
    <w:p w14:paraId="725A29E1" w14:textId="0A7C1975" w:rsidR="00D17C86" w:rsidRDefault="00D17C86">
      <w:pPr>
        <w:pStyle w:val="TableofFigures"/>
        <w:tabs>
          <w:tab w:val="right" w:leader="dot" w:pos="7927"/>
        </w:tabs>
        <w:rPr>
          <w:rFonts w:eastAsiaTheme="minorEastAsia"/>
          <w:noProof/>
          <w:sz w:val="22"/>
          <w:szCs w:val="22"/>
          <w:lang w:val="en-ID" w:eastAsia="en-ID"/>
        </w:rPr>
      </w:pPr>
      <w:hyperlink r:id="rId65" w:anchor="_Toc74879157" w:history="1">
        <w:r w:rsidRPr="000A6AC9">
          <w:rPr>
            <w:rStyle w:val="Hyperlink"/>
            <w:noProof/>
          </w:rPr>
          <w:t>Gambar 4. 32</w:t>
        </w:r>
        <w:r w:rsidRPr="000A6AC9">
          <w:rPr>
            <w:rStyle w:val="Hyperlink"/>
            <w:noProof/>
            <w:lang w:val="en-US"/>
          </w:rPr>
          <w:t xml:space="preserve"> Halaman </w:t>
        </w:r>
        <w:r w:rsidRPr="000A6AC9">
          <w:rPr>
            <w:rStyle w:val="Hyperlink"/>
            <w:i/>
            <w:noProof/>
            <w:lang w:val="en-US"/>
          </w:rPr>
          <w:t xml:space="preserve">Companies </w:t>
        </w:r>
        <w:r w:rsidRPr="000A6AC9">
          <w:rPr>
            <w:rStyle w:val="Hyperlink"/>
            <w:noProof/>
            <w:lang w:val="en-US"/>
          </w:rPr>
          <w:t>SuperAdmin</w:t>
        </w:r>
        <w:r>
          <w:rPr>
            <w:noProof/>
            <w:webHidden/>
          </w:rPr>
          <w:tab/>
        </w:r>
        <w:r>
          <w:rPr>
            <w:noProof/>
            <w:webHidden/>
          </w:rPr>
          <w:fldChar w:fldCharType="begin"/>
        </w:r>
        <w:r>
          <w:rPr>
            <w:noProof/>
            <w:webHidden/>
          </w:rPr>
          <w:instrText xml:space="preserve"> PAGEREF _Toc74879157 \h </w:instrText>
        </w:r>
        <w:r>
          <w:rPr>
            <w:noProof/>
            <w:webHidden/>
          </w:rPr>
        </w:r>
        <w:r>
          <w:rPr>
            <w:noProof/>
            <w:webHidden/>
          </w:rPr>
          <w:fldChar w:fldCharType="separate"/>
        </w:r>
        <w:r>
          <w:rPr>
            <w:noProof/>
            <w:webHidden/>
          </w:rPr>
          <w:t>58</w:t>
        </w:r>
        <w:r>
          <w:rPr>
            <w:noProof/>
            <w:webHidden/>
          </w:rPr>
          <w:fldChar w:fldCharType="end"/>
        </w:r>
      </w:hyperlink>
    </w:p>
    <w:p w14:paraId="0805930E" w14:textId="285180D4" w:rsidR="00D17C86" w:rsidRDefault="00D17C86">
      <w:pPr>
        <w:pStyle w:val="TableofFigures"/>
        <w:tabs>
          <w:tab w:val="right" w:leader="dot" w:pos="7927"/>
        </w:tabs>
        <w:rPr>
          <w:rFonts w:eastAsiaTheme="minorEastAsia"/>
          <w:noProof/>
          <w:sz w:val="22"/>
          <w:szCs w:val="22"/>
          <w:lang w:val="en-ID" w:eastAsia="en-ID"/>
        </w:rPr>
      </w:pPr>
      <w:hyperlink r:id="rId66" w:anchor="_Toc74879158" w:history="1">
        <w:r w:rsidRPr="000A6AC9">
          <w:rPr>
            <w:rStyle w:val="Hyperlink"/>
            <w:noProof/>
          </w:rPr>
          <w:t>Gambar 4. 33</w:t>
        </w:r>
        <w:r w:rsidRPr="000A6AC9">
          <w:rPr>
            <w:rStyle w:val="Hyperlink"/>
            <w:noProof/>
            <w:lang w:val="en-US"/>
          </w:rPr>
          <w:t xml:space="preserve"> Halaman </w:t>
        </w:r>
        <w:r w:rsidRPr="000A6AC9">
          <w:rPr>
            <w:rStyle w:val="Hyperlink"/>
            <w:i/>
            <w:noProof/>
            <w:lang w:val="en-US"/>
          </w:rPr>
          <w:t xml:space="preserve">Companies </w:t>
        </w:r>
        <w:r w:rsidRPr="000A6AC9">
          <w:rPr>
            <w:rStyle w:val="Hyperlink"/>
            <w:noProof/>
            <w:lang w:val="en-US"/>
          </w:rPr>
          <w:t>UserMarketing</w:t>
        </w:r>
        <w:r>
          <w:rPr>
            <w:noProof/>
            <w:webHidden/>
          </w:rPr>
          <w:tab/>
        </w:r>
        <w:r>
          <w:rPr>
            <w:noProof/>
            <w:webHidden/>
          </w:rPr>
          <w:fldChar w:fldCharType="begin"/>
        </w:r>
        <w:r>
          <w:rPr>
            <w:noProof/>
            <w:webHidden/>
          </w:rPr>
          <w:instrText xml:space="preserve"> PAGEREF _Toc74879158 \h </w:instrText>
        </w:r>
        <w:r>
          <w:rPr>
            <w:noProof/>
            <w:webHidden/>
          </w:rPr>
        </w:r>
        <w:r>
          <w:rPr>
            <w:noProof/>
            <w:webHidden/>
          </w:rPr>
          <w:fldChar w:fldCharType="separate"/>
        </w:r>
        <w:r>
          <w:rPr>
            <w:noProof/>
            <w:webHidden/>
          </w:rPr>
          <w:t>58</w:t>
        </w:r>
        <w:r>
          <w:rPr>
            <w:noProof/>
            <w:webHidden/>
          </w:rPr>
          <w:fldChar w:fldCharType="end"/>
        </w:r>
      </w:hyperlink>
    </w:p>
    <w:p w14:paraId="58E72C5E" w14:textId="1B48DBA3" w:rsidR="00D17C86" w:rsidRDefault="00D17C86">
      <w:pPr>
        <w:pStyle w:val="TableofFigures"/>
        <w:tabs>
          <w:tab w:val="right" w:leader="dot" w:pos="7927"/>
        </w:tabs>
        <w:rPr>
          <w:rFonts w:eastAsiaTheme="minorEastAsia"/>
          <w:noProof/>
          <w:sz w:val="22"/>
          <w:szCs w:val="22"/>
          <w:lang w:val="en-ID" w:eastAsia="en-ID"/>
        </w:rPr>
      </w:pPr>
      <w:hyperlink r:id="rId67" w:anchor="_Toc74879159" w:history="1">
        <w:r w:rsidRPr="000A6AC9">
          <w:rPr>
            <w:rStyle w:val="Hyperlink"/>
            <w:noProof/>
          </w:rPr>
          <w:t>Gambar 4. 34</w:t>
        </w:r>
        <w:r w:rsidRPr="000A6AC9">
          <w:rPr>
            <w:rStyle w:val="Hyperlink"/>
            <w:noProof/>
            <w:lang w:val="en-US"/>
          </w:rPr>
          <w:t xml:space="preserve"> Halaman Tambah Data </w:t>
        </w:r>
        <w:r w:rsidRPr="000A6AC9">
          <w:rPr>
            <w:rStyle w:val="Hyperlink"/>
            <w:i/>
            <w:noProof/>
            <w:lang w:val="en-US"/>
          </w:rPr>
          <w:t xml:space="preserve">Companies </w:t>
        </w:r>
        <w:r w:rsidRPr="000A6AC9">
          <w:rPr>
            <w:rStyle w:val="Hyperlink"/>
            <w:noProof/>
            <w:lang w:val="en-US"/>
          </w:rPr>
          <w:t>UserMarketing</w:t>
        </w:r>
        <w:r>
          <w:rPr>
            <w:noProof/>
            <w:webHidden/>
          </w:rPr>
          <w:tab/>
        </w:r>
        <w:r>
          <w:rPr>
            <w:noProof/>
            <w:webHidden/>
          </w:rPr>
          <w:fldChar w:fldCharType="begin"/>
        </w:r>
        <w:r>
          <w:rPr>
            <w:noProof/>
            <w:webHidden/>
          </w:rPr>
          <w:instrText xml:space="preserve"> PAGEREF _Toc74879159 \h </w:instrText>
        </w:r>
        <w:r>
          <w:rPr>
            <w:noProof/>
            <w:webHidden/>
          </w:rPr>
        </w:r>
        <w:r>
          <w:rPr>
            <w:noProof/>
            <w:webHidden/>
          </w:rPr>
          <w:fldChar w:fldCharType="separate"/>
        </w:r>
        <w:r>
          <w:rPr>
            <w:noProof/>
            <w:webHidden/>
          </w:rPr>
          <w:t>59</w:t>
        </w:r>
        <w:r>
          <w:rPr>
            <w:noProof/>
            <w:webHidden/>
          </w:rPr>
          <w:fldChar w:fldCharType="end"/>
        </w:r>
      </w:hyperlink>
    </w:p>
    <w:p w14:paraId="379DF967" w14:textId="365DB464" w:rsidR="00D17C86" w:rsidRDefault="00D17C86">
      <w:pPr>
        <w:pStyle w:val="TableofFigures"/>
        <w:tabs>
          <w:tab w:val="right" w:leader="dot" w:pos="7927"/>
        </w:tabs>
        <w:rPr>
          <w:rFonts w:eastAsiaTheme="minorEastAsia"/>
          <w:noProof/>
          <w:sz w:val="22"/>
          <w:szCs w:val="22"/>
          <w:lang w:val="en-ID" w:eastAsia="en-ID"/>
        </w:rPr>
      </w:pPr>
      <w:hyperlink r:id="rId68" w:anchor="_Toc74879160" w:history="1">
        <w:r w:rsidRPr="000A6AC9">
          <w:rPr>
            <w:rStyle w:val="Hyperlink"/>
            <w:noProof/>
          </w:rPr>
          <w:t>Gambar 4. 35</w:t>
        </w:r>
        <w:r w:rsidRPr="000A6AC9">
          <w:rPr>
            <w:rStyle w:val="Hyperlink"/>
            <w:noProof/>
            <w:lang w:val="en-US"/>
          </w:rPr>
          <w:t xml:space="preserve"> Halaman Edit Data </w:t>
        </w:r>
        <w:r w:rsidRPr="000A6AC9">
          <w:rPr>
            <w:rStyle w:val="Hyperlink"/>
            <w:i/>
            <w:noProof/>
            <w:lang w:val="en-US"/>
          </w:rPr>
          <w:t xml:space="preserve">Companies </w:t>
        </w:r>
        <w:r w:rsidRPr="000A6AC9">
          <w:rPr>
            <w:rStyle w:val="Hyperlink"/>
            <w:noProof/>
            <w:lang w:val="en-US"/>
          </w:rPr>
          <w:t>UserMarketing</w:t>
        </w:r>
        <w:r>
          <w:rPr>
            <w:noProof/>
            <w:webHidden/>
          </w:rPr>
          <w:tab/>
        </w:r>
        <w:r>
          <w:rPr>
            <w:noProof/>
            <w:webHidden/>
          </w:rPr>
          <w:fldChar w:fldCharType="begin"/>
        </w:r>
        <w:r>
          <w:rPr>
            <w:noProof/>
            <w:webHidden/>
          </w:rPr>
          <w:instrText xml:space="preserve"> PAGEREF _Toc74879160 \h </w:instrText>
        </w:r>
        <w:r>
          <w:rPr>
            <w:noProof/>
            <w:webHidden/>
          </w:rPr>
        </w:r>
        <w:r>
          <w:rPr>
            <w:noProof/>
            <w:webHidden/>
          </w:rPr>
          <w:fldChar w:fldCharType="separate"/>
        </w:r>
        <w:r>
          <w:rPr>
            <w:noProof/>
            <w:webHidden/>
          </w:rPr>
          <w:t>59</w:t>
        </w:r>
        <w:r>
          <w:rPr>
            <w:noProof/>
            <w:webHidden/>
          </w:rPr>
          <w:fldChar w:fldCharType="end"/>
        </w:r>
      </w:hyperlink>
    </w:p>
    <w:p w14:paraId="4275A36F" w14:textId="796BBED2" w:rsidR="00D17C86" w:rsidRDefault="00D17C86">
      <w:pPr>
        <w:pStyle w:val="TableofFigures"/>
        <w:tabs>
          <w:tab w:val="right" w:leader="dot" w:pos="7927"/>
        </w:tabs>
        <w:rPr>
          <w:rFonts w:eastAsiaTheme="minorEastAsia"/>
          <w:noProof/>
          <w:sz w:val="22"/>
          <w:szCs w:val="22"/>
          <w:lang w:val="en-ID" w:eastAsia="en-ID"/>
        </w:rPr>
      </w:pPr>
      <w:hyperlink r:id="rId69" w:anchor="_Toc74879161" w:history="1">
        <w:r w:rsidRPr="000A6AC9">
          <w:rPr>
            <w:rStyle w:val="Hyperlink"/>
            <w:noProof/>
          </w:rPr>
          <w:t>Gambar 4. 36</w:t>
        </w:r>
        <w:r w:rsidRPr="000A6AC9">
          <w:rPr>
            <w:rStyle w:val="Hyperlink"/>
            <w:noProof/>
            <w:lang w:val="en-US"/>
          </w:rPr>
          <w:t xml:space="preserve"> Halaman </w:t>
        </w:r>
        <w:r w:rsidRPr="000A6AC9">
          <w:rPr>
            <w:rStyle w:val="Hyperlink"/>
            <w:i/>
            <w:noProof/>
            <w:lang w:val="en-US"/>
          </w:rPr>
          <w:t xml:space="preserve">Progress </w:t>
        </w:r>
        <w:r w:rsidRPr="000A6AC9">
          <w:rPr>
            <w:rStyle w:val="Hyperlink"/>
            <w:noProof/>
            <w:lang w:val="en-US"/>
          </w:rPr>
          <w:t>SuperAdmin</w:t>
        </w:r>
        <w:r>
          <w:rPr>
            <w:noProof/>
            <w:webHidden/>
          </w:rPr>
          <w:tab/>
        </w:r>
        <w:r>
          <w:rPr>
            <w:noProof/>
            <w:webHidden/>
          </w:rPr>
          <w:fldChar w:fldCharType="begin"/>
        </w:r>
        <w:r>
          <w:rPr>
            <w:noProof/>
            <w:webHidden/>
          </w:rPr>
          <w:instrText xml:space="preserve"> PAGEREF _Toc74879161 \h </w:instrText>
        </w:r>
        <w:r>
          <w:rPr>
            <w:noProof/>
            <w:webHidden/>
          </w:rPr>
        </w:r>
        <w:r>
          <w:rPr>
            <w:noProof/>
            <w:webHidden/>
          </w:rPr>
          <w:fldChar w:fldCharType="separate"/>
        </w:r>
        <w:r>
          <w:rPr>
            <w:noProof/>
            <w:webHidden/>
          </w:rPr>
          <w:t>60</w:t>
        </w:r>
        <w:r>
          <w:rPr>
            <w:noProof/>
            <w:webHidden/>
          </w:rPr>
          <w:fldChar w:fldCharType="end"/>
        </w:r>
      </w:hyperlink>
    </w:p>
    <w:p w14:paraId="360BA9F3" w14:textId="1BA1910B" w:rsidR="00D17C86" w:rsidRDefault="00D17C86">
      <w:pPr>
        <w:pStyle w:val="TableofFigures"/>
        <w:tabs>
          <w:tab w:val="right" w:leader="dot" w:pos="7927"/>
        </w:tabs>
        <w:rPr>
          <w:rFonts w:eastAsiaTheme="minorEastAsia"/>
          <w:noProof/>
          <w:sz w:val="22"/>
          <w:szCs w:val="22"/>
          <w:lang w:val="en-ID" w:eastAsia="en-ID"/>
        </w:rPr>
      </w:pPr>
      <w:hyperlink r:id="rId70" w:anchor="_Toc74879162" w:history="1">
        <w:r w:rsidRPr="000A6AC9">
          <w:rPr>
            <w:rStyle w:val="Hyperlink"/>
            <w:noProof/>
          </w:rPr>
          <w:t>Gambar 4. 37</w:t>
        </w:r>
        <w:r w:rsidRPr="000A6AC9">
          <w:rPr>
            <w:rStyle w:val="Hyperlink"/>
            <w:noProof/>
            <w:lang w:val="en-US"/>
          </w:rPr>
          <w:t xml:space="preserve"> Halaman </w:t>
        </w:r>
        <w:r w:rsidRPr="000A6AC9">
          <w:rPr>
            <w:rStyle w:val="Hyperlink"/>
            <w:i/>
            <w:noProof/>
            <w:lang w:val="en-US"/>
          </w:rPr>
          <w:t xml:space="preserve">Progress </w:t>
        </w:r>
        <w:r w:rsidRPr="000A6AC9">
          <w:rPr>
            <w:rStyle w:val="Hyperlink"/>
            <w:noProof/>
            <w:lang w:val="en-US"/>
          </w:rPr>
          <w:t>UserMarketing</w:t>
        </w:r>
        <w:r>
          <w:rPr>
            <w:noProof/>
            <w:webHidden/>
          </w:rPr>
          <w:tab/>
        </w:r>
        <w:r>
          <w:rPr>
            <w:noProof/>
            <w:webHidden/>
          </w:rPr>
          <w:fldChar w:fldCharType="begin"/>
        </w:r>
        <w:r>
          <w:rPr>
            <w:noProof/>
            <w:webHidden/>
          </w:rPr>
          <w:instrText xml:space="preserve"> PAGEREF _Toc74879162 \h </w:instrText>
        </w:r>
        <w:r>
          <w:rPr>
            <w:noProof/>
            <w:webHidden/>
          </w:rPr>
        </w:r>
        <w:r>
          <w:rPr>
            <w:noProof/>
            <w:webHidden/>
          </w:rPr>
          <w:fldChar w:fldCharType="separate"/>
        </w:r>
        <w:r>
          <w:rPr>
            <w:noProof/>
            <w:webHidden/>
          </w:rPr>
          <w:t>60</w:t>
        </w:r>
        <w:r>
          <w:rPr>
            <w:noProof/>
            <w:webHidden/>
          </w:rPr>
          <w:fldChar w:fldCharType="end"/>
        </w:r>
      </w:hyperlink>
    </w:p>
    <w:p w14:paraId="788393D5" w14:textId="1F3C052E" w:rsidR="00D17C86" w:rsidRDefault="00D17C86">
      <w:pPr>
        <w:pStyle w:val="TableofFigures"/>
        <w:tabs>
          <w:tab w:val="right" w:leader="dot" w:pos="7927"/>
        </w:tabs>
        <w:rPr>
          <w:rFonts w:eastAsiaTheme="minorEastAsia"/>
          <w:noProof/>
          <w:sz w:val="22"/>
          <w:szCs w:val="22"/>
          <w:lang w:val="en-ID" w:eastAsia="en-ID"/>
        </w:rPr>
      </w:pPr>
      <w:hyperlink r:id="rId71" w:anchor="_Toc74879163" w:history="1">
        <w:r w:rsidRPr="000A6AC9">
          <w:rPr>
            <w:rStyle w:val="Hyperlink"/>
            <w:noProof/>
          </w:rPr>
          <w:t>Gambar 4. 38</w:t>
        </w:r>
        <w:r w:rsidRPr="000A6AC9">
          <w:rPr>
            <w:rStyle w:val="Hyperlink"/>
            <w:noProof/>
            <w:lang w:val="en-US"/>
          </w:rPr>
          <w:t xml:space="preserve"> Halaman Tambah Data </w:t>
        </w:r>
        <w:r w:rsidRPr="000A6AC9">
          <w:rPr>
            <w:rStyle w:val="Hyperlink"/>
            <w:i/>
            <w:noProof/>
            <w:lang w:val="en-US"/>
          </w:rPr>
          <w:t xml:space="preserve">Progress </w:t>
        </w:r>
        <w:r w:rsidRPr="000A6AC9">
          <w:rPr>
            <w:rStyle w:val="Hyperlink"/>
            <w:noProof/>
            <w:lang w:val="en-US"/>
          </w:rPr>
          <w:t>UserMarketing</w:t>
        </w:r>
        <w:r>
          <w:rPr>
            <w:noProof/>
            <w:webHidden/>
          </w:rPr>
          <w:tab/>
        </w:r>
        <w:r>
          <w:rPr>
            <w:noProof/>
            <w:webHidden/>
          </w:rPr>
          <w:fldChar w:fldCharType="begin"/>
        </w:r>
        <w:r>
          <w:rPr>
            <w:noProof/>
            <w:webHidden/>
          </w:rPr>
          <w:instrText xml:space="preserve"> PAGEREF _Toc74879163 \h </w:instrText>
        </w:r>
        <w:r>
          <w:rPr>
            <w:noProof/>
            <w:webHidden/>
          </w:rPr>
        </w:r>
        <w:r>
          <w:rPr>
            <w:noProof/>
            <w:webHidden/>
          </w:rPr>
          <w:fldChar w:fldCharType="separate"/>
        </w:r>
        <w:r>
          <w:rPr>
            <w:noProof/>
            <w:webHidden/>
          </w:rPr>
          <w:t>61</w:t>
        </w:r>
        <w:r>
          <w:rPr>
            <w:noProof/>
            <w:webHidden/>
          </w:rPr>
          <w:fldChar w:fldCharType="end"/>
        </w:r>
      </w:hyperlink>
    </w:p>
    <w:p w14:paraId="6ACB5A4C" w14:textId="3996FA52" w:rsidR="00D17C86" w:rsidRDefault="00D17C86">
      <w:pPr>
        <w:pStyle w:val="TableofFigures"/>
        <w:tabs>
          <w:tab w:val="right" w:leader="dot" w:pos="7927"/>
        </w:tabs>
        <w:rPr>
          <w:rFonts w:eastAsiaTheme="minorEastAsia"/>
          <w:noProof/>
          <w:sz w:val="22"/>
          <w:szCs w:val="22"/>
          <w:lang w:val="en-ID" w:eastAsia="en-ID"/>
        </w:rPr>
      </w:pPr>
      <w:hyperlink r:id="rId72" w:anchor="_Toc74879164" w:history="1">
        <w:r w:rsidRPr="000A6AC9">
          <w:rPr>
            <w:rStyle w:val="Hyperlink"/>
            <w:noProof/>
          </w:rPr>
          <w:t>Gambar 4. 39</w:t>
        </w:r>
        <w:r w:rsidRPr="000A6AC9">
          <w:rPr>
            <w:rStyle w:val="Hyperlink"/>
            <w:noProof/>
            <w:lang w:val="en-US"/>
          </w:rPr>
          <w:t xml:space="preserve"> Halaman Edit Data </w:t>
        </w:r>
        <w:r w:rsidRPr="000A6AC9">
          <w:rPr>
            <w:rStyle w:val="Hyperlink"/>
            <w:i/>
            <w:noProof/>
            <w:lang w:val="en-US"/>
          </w:rPr>
          <w:t xml:space="preserve">Progress </w:t>
        </w:r>
        <w:r w:rsidRPr="000A6AC9">
          <w:rPr>
            <w:rStyle w:val="Hyperlink"/>
            <w:noProof/>
            <w:lang w:val="en-US"/>
          </w:rPr>
          <w:t>UserMarketing</w:t>
        </w:r>
        <w:r>
          <w:rPr>
            <w:noProof/>
            <w:webHidden/>
          </w:rPr>
          <w:tab/>
        </w:r>
        <w:r>
          <w:rPr>
            <w:noProof/>
            <w:webHidden/>
          </w:rPr>
          <w:fldChar w:fldCharType="begin"/>
        </w:r>
        <w:r>
          <w:rPr>
            <w:noProof/>
            <w:webHidden/>
          </w:rPr>
          <w:instrText xml:space="preserve"> PAGEREF _Toc74879164 \h </w:instrText>
        </w:r>
        <w:r>
          <w:rPr>
            <w:noProof/>
            <w:webHidden/>
          </w:rPr>
        </w:r>
        <w:r>
          <w:rPr>
            <w:noProof/>
            <w:webHidden/>
          </w:rPr>
          <w:fldChar w:fldCharType="separate"/>
        </w:r>
        <w:r>
          <w:rPr>
            <w:noProof/>
            <w:webHidden/>
          </w:rPr>
          <w:t>61</w:t>
        </w:r>
        <w:r>
          <w:rPr>
            <w:noProof/>
            <w:webHidden/>
          </w:rPr>
          <w:fldChar w:fldCharType="end"/>
        </w:r>
      </w:hyperlink>
    </w:p>
    <w:p w14:paraId="165402A2" w14:textId="35C70B14" w:rsidR="00D17C86" w:rsidRDefault="00D17C86">
      <w:pPr>
        <w:pStyle w:val="TableofFigures"/>
        <w:tabs>
          <w:tab w:val="right" w:leader="dot" w:pos="7927"/>
        </w:tabs>
        <w:rPr>
          <w:rFonts w:eastAsiaTheme="minorEastAsia"/>
          <w:noProof/>
          <w:sz w:val="22"/>
          <w:szCs w:val="22"/>
          <w:lang w:val="en-ID" w:eastAsia="en-ID"/>
        </w:rPr>
      </w:pPr>
      <w:hyperlink r:id="rId73" w:anchor="_Toc74879165" w:history="1">
        <w:r w:rsidRPr="000A6AC9">
          <w:rPr>
            <w:rStyle w:val="Hyperlink"/>
            <w:noProof/>
          </w:rPr>
          <w:t>Gambar 4. 40</w:t>
        </w:r>
        <w:r w:rsidRPr="000A6AC9">
          <w:rPr>
            <w:rStyle w:val="Hyperlink"/>
            <w:noProof/>
            <w:lang w:val="en-US"/>
          </w:rPr>
          <w:t xml:space="preserve"> Halaman </w:t>
        </w:r>
        <w:r w:rsidRPr="000A6AC9">
          <w:rPr>
            <w:rStyle w:val="Hyperlink"/>
            <w:i/>
            <w:noProof/>
            <w:lang w:val="en-US"/>
          </w:rPr>
          <w:t xml:space="preserve">Lead </w:t>
        </w:r>
        <w:r w:rsidRPr="000A6AC9">
          <w:rPr>
            <w:rStyle w:val="Hyperlink"/>
            <w:noProof/>
            <w:lang w:val="en-US"/>
          </w:rPr>
          <w:t>SuperAdmin</w:t>
        </w:r>
        <w:r>
          <w:rPr>
            <w:noProof/>
            <w:webHidden/>
          </w:rPr>
          <w:tab/>
        </w:r>
        <w:r>
          <w:rPr>
            <w:noProof/>
            <w:webHidden/>
          </w:rPr>
          <w:fldChar w:fldCharType="begin"/>
        </w:r>
        <w:r>
          <w:rPr>
            <w:noProof/>
            <w:webHidden/>
          </w:rPr>
          <w:instrText xml:space="preserve"> PAGEREF _Toc74879165 \h </w:instrText>
        </w:r>
        <w:r>
          <w:rPr>
            <w:noProof/>
            <w:webHidden/>
          </w:rPr>
        </w:r>
        <w:r>
          <w:rPr>
            <w:noProof/>
            <w:webHidden/>
          </w:rPr>
          <w:fldChar w:fldCharType="separate"/>
        </w:r>
        <w:r>
          <w:rPr>
            <w:noProof/>
            <w:webHidden/>
          </w:rPr>
          <w:t>61</w:t>
        </w:r>
        <w:r>
          <w:rPr>
            <w:noProof/>
            <w:webHidden/>
          </w:rPr>
          <w:fldChar w:fldCharType="end"/>
        </w:r>
      </w:hyperlink>
    </w:p>
    <w:p w14:paraId="2FF5BF6B" w14:textId="1271B629" w:rsidR="00D17C86" w:rsidRDefault="00D17C86">
      <w:pPr>
        <w:pStyle w:val="TableofFigures"/>
        <w:tabs>
          <w:tab w:val="right" w:leader="dot" w:pos="7927"/>
        </w:tabs>
        <w:rPr>
          <w:rFonts w:eastAsiaTheme="minorEastAsia"/>
          <w:noProof/>
          <w:sz w:val="22"/>
          <w:szCs w:val="22"/>
          <w:lang w:val="en-ID" w:eastAsia="en-ID"/>
        </w:rPr>
      </w:pPr>
      <w:hyperlink r:id="rId74" w:anchor="_Toc74879166" w:history="1">
        <w:r w:rsidRPr="000A6AC9">
          <w:rPr>
            <w:rStyle w:val="Hyperlink"/>
            <w:noProof/>
          </w:rPr>
          <w:t>Gambar 4. 41</w:t>
        </w:r>
        <w:r w:rsidRPr="000A6AC9">
          <w:rPr>
            <w:rStyle w:val="Hyperlink"/>
            <w:noProof/>
            <w:lang w:val="en-US"/>
          </w:rPr>
          <w:t xml:space="preserve"> Halaman </w:t>
        </w:r>
        <w:r w:rsidRPr="000A6AC9">
          <w:rPr>
            <w:rStyle w:val="Hyperlink"/>
            <w:i/>
            <w:noProof/>
            <w:lang w:val="en-US"/>
          </w:rPr>
          <w:t xml:space="preserve">Lead </w:t>
        </w:r>
        <w:r w:rsidRPr="000A6AC9">
          <w:rPr>
            <w:rStyle w:val="Hyperlink"/>
            <w:noProof/>
            <w:lang w:val="en-US"/>
          </w:rPr>
          <w:t>UserMarketing</w:t>
        </w:r>
        <w:r>
          <w:rPr>
            <w:noProof/>
            <w:webHidden/>
          </w:rPr>
          <w:tab/>
        </w:r>
        <w:r>
          <w:rPr>
            <w:noProof/>
            <w:webHidden/>
          </w:rPr>
          <w:fldChar w:fldCharType="begin"/>
        </w:r>
        <w:r>
          <w:rPr>
            <w:noProof/>
            <w:webHidden/>
          </w:rPr>
          <w:instrText xml:space="preserve"> PAGEREF _Toc74879166 \h </w:instrText>
        </w:r>
        <w:r>
          <w:rPr>
            <w:noProof/>
            <w:webHidden/>
          </w:rPr>
        </w:r>
        <w:r>
          <w:rPr>
            <w:noProof/>
            <w:webHidden/>
          </w:rPr>
          <w:fldChar w:fldCharType="separate"/>
        </w:r>
        <w:r>
          <w:rPr>
            <w:noProof/>
            <w:webHidden/>
          </w:rPr>
          <w:t>62</w:t>
        </w:r>
        <w:r>
          <w:rPr>
            <w:noProof/>
            <w:webHidden/>
          </w:rPr>
          <w:fldChar w:fldCharType="end"/>
        </w:r>
      </w:hyperlink>
    </w:p>
    <w:p w14:paraId="01BD390D" w14:textId="04412A68" w:rsidR="00D17C86" w:rsidRDefault="00D17C86">
      <w:pPr>
        <w:pStyle w:val="TableofFigures"/>
        <w:tabs>
          <w:tab w:val="right" w:leader="dot" w:pos="7927"/>
        </w:tabs>
        <w:rPr>
          <w:rFonts w:eastAsiaTheme="minorEastAsia"/>
          <w:noProof/>
          <w:sz w:val="22"/>
          <w:szCs w:val="22"/>
          <w:lang w:val="en-ID" w:eastAsia="en-ID"/>
        </w:rPr>
      </w:pPr>
      <w:hyperlink r:id="rId75" w:anchor="_Toc74879167" w:history="1">
        <w:r w:rsidRPr="000A6AC9">
          <w:rPr>
            <w:rStyle w:val="Hyperlink"/>
            <w:noProof/>
          </w:rPr>
          <w:t>Gambar 4. 42</w:t>
        </w:r>
        <w:r w:rsidRPr="000A6AC9">
          <w:rPr>
            <w:rStyle w:val="Hyperlink"/>
            <w:noProof/>
            <w:lang w:val="en-US"/>
          </w:rPr>
          <w:t xml:space="preserve"> Halaman Tambah Data </w:t>
        </w:r>
        <w:r w:rsidRPr="000A6AC9">
          <w:rPr>
            <w:rStyle w:val="Hyperlink"/>
            <w:i/>
            <w:noProof/>
            <w:lang w:val="en-US"/>
          </w:rPr>
          <w:t xml:space="preserve">Lead </w:t>
        </w:r>
        <w:r w:rsidRPr="000A6AC9">
          <w:rPr>
            <w:rStyle w:val="Hyperlink"/>
            <w:noProof/>
            <w:lang w:val="en-US"/>
          </w:rPr>
          <w:t>UserMarketing</w:t>
        </w:r>
        <w:r>
          <w:rPr>
            <w:noProof/>
            <w:webHidden/>
          </w:rPr>
          <w:tab/>
        </w:r>
        <w:r>
          <w:rPr>
            <w:noProof/>
            <w:webHidden/>
          </w:rPr>
          <w:fldChar w:fldCharType="begin"/>
        </w:r>
        <w:r>
          <w:rPr>
            <w:noProof/>
            <w:webHidden/>
          </w:rPr>
          <w:instrText xml:space="preserve"> PAGEREF _Toc74879167 \h </w:instrText>
        </w:r>
        <w:r>
          <w:rPr>
            <w:noProof/>
            <w:webHidden/>
          </w:rPr>
        </w:r>
        <w:r>
          <w:rPr>
            <w:noProof/>
            <w:webHidden/>
          </w:rPr>
          <w:fldChar w:fldCharType="separate"/>
        </w:r>
        <w:r>
          <w:rPr>
            <w:noProof/>
            <w:webHidden/>
          </w:rPr>
          <w:t>62</w:t>
        </w:r>
        <w:r>
          <w:rPr>
            <w:noProof/>
            <w:webHidden/>
          </w:rPr>
          <w:fldChar w:fldCharType="end"/>
        </w:r>
      </w:hyperlink>
    </w:p>
    <w:p w14:paraId="53425EA5" w14:textId="6FC39A25" w:rsidR="00D17C86" w:rsidRDefault="00D17C86">
      <w:pPr>
        <w:pStyle w:val="TableofFigures"/>
        <w:tabs>
          <w:tab w:val="right" w:leader="dot" w:pos="7927"/>
        </w:tabs>
        <w:rPr>
          <w:rFonts w:eastAsiaTheme="minorEastAsia"/>
          <w:noProof/>
          <w:sz w:val="22"/>
          <w:szCs w:val="22"/>
          <w:lang w:val="en-ID" w:eastAsia="en-ID"/>
        </w:rPr>
      </w:pPr>
      <w:hyperlink r:id="rId76" w:anchor="_Toc74879168" w:history="1">
        <w:r w:rsidRPr="000A6AC9">
          <w:rPr>
            <w:rStyle w:val="Hyperlink"/>
            <w:noProof/>
          </w:rPr>
          <w:t>Gambar 4. 43</w:t>
        </w:r>
        <w:r w:rsidRPr="000A6AC9">
          <w:rPr>
            <w:rStyle w:val="Hyperlink"/>
            <w:noProof/>
            <w:lang w:val="en-US"/>
          </w:rPr>
          <w:t xml:space="preserve"> Halaman Edit Data </w:t>
        </w:r>
        <w:r w:rsidRPr="000A6AC9">
          <w:rPr>
            <w:rStyle w:val="Hyperlink"/>
            <w:i/>
            <w:noProof/>
            <w:lang w:val="en-US"/>
          </w:rPr>
          <w:t xml:space="preserve">Lead </w:t>
        </w:r>
        <w:r w:rsidRPr="000A6AC9">
          <w:rPr>
            <w:rStyle w:val="Hyperlink"/>
            <w:noProof/>
            <w:lang w:val="en-US"/>
          </w:rPr>
          <w:t>UserMarketing</w:t>
        </w:r>
        <w:r>
          <w:rPr>
            <w:noProof/>
            <w:webHidden/>
          </w:rPr>
          <w:tab/>
        </w:r>
        <w:r>
          <w:rPr>
            <w:noProof/>
            <w:webHidden/>
          </w:rPr>
          <w:fldChar w:fldCharType="begin"/>
        </w:r>
        <w:r>
          <w:rPr>
            <w:noProof/>
            <w:webHidden/>
          </w:rPr>
          <w:instrText xml:space="preserve"> PAGEREF _Toc74879168 \h </w:instrText>
        </w:r>
        <w:r>
          <w:rPr>
            <w:noProof/>
            <w:webHidden/>
          </w:rPr>
        </w:r>
        <w:r>
          <w:rPr>
            <w:noProof/>
            <w:webHidden/>
          </w:rPr>
          <w:fldChar w:fldCharType="separate"/>
        </w:r>
        <w:r>
          <w:rPr>
            <w:noProof/>
            <w:webHidden/>
          </w:rPr>
          <w:t>62</w:t>
        </w:r>
        <w:r>
          <w:rPr>
            <w:noProof/>
            <w:webHidden/>
          </w:rPr>
          <w:fldChar w:fldCharType="end"/>
        </w:r>
      </w:hyperlink>
    </w:p>
    <w:p w14:paraId="3435BF41" w14:textId="7FAA8D87" w:rsidR="00D17C86" w:rsidRDefault="00D17C86">
      <w:pPr>
        <w:pStyle w:val="TableofFigures"/>
        <w:tabs>
          <w:tab w:val="right" w:leader="dot" w:pos="7927"/>
        </w:tabs>
        <w:rPr>
          <w:rFonts w:eastAsiaTheme="minorEastAsia"/>
          <w:noProof/>
          <w:sz w:val="22"/>
          <w:szCs w:val="22"/>
          <w:lang w:val="en-ID" w:eastAsia="en-ID"/>
        </w:rPr>
      </w:pPr>
      <w:hyperlink r:id="rId77" w:anchor="_Toc74879169" w:history="1">
        <w:r w:rsidRPr="000A6AC9">
          <w:rPr>
            <w:rStyle w:val="Hyperlink"/>
            <w:noProof/>
          </w:rPr>
          <w:t>Gambar 4. 44</w:t>
        </w:r>
        <w:r w:rsidRPr="000A6AC9">
          <w:rPr>
            <w:rStyle w:val="Hyperlink"/>
            <w:noProof/>
            <w:lang w:val="en-US"/>
          </w:rPr>
          <w:t xml:space="preserve"> Halaman </w:t>
        </w:r>
        <w:r w:rsidRPr="000A6AC9">
          <w:rPr>
            <w:rStyle w:val="Hyperlink"/>
            <w:i/>
            <w:noProof/>
            <w:lang w:val="en-US"/>
          </w:rPr>
          <w:t xml:space="preserve">Deal </w:t>
        </w:r>
        <w:r w:rsidRPr="000A6AC9">
          <w:rPr>
            <w:rStyle w:val="Hyperlink"/>
            <w:noProof/>
            <w:lang w:val="en-US"/>
          </w:rPr>
          <w:t>SuperAdmin</w:t>
        </w:r>
        <w:r>
          <w:rPr>
            <w:noProof/>
            <w:webHidden/>
          </w:rPr>
          <w:tab/>
        </w:r>
        <w:r>
          <w:rPr>
            <w:noProof/>
            <w:webHidden/>
          </w:rPr>
          <w:fldChar w:fldCharType="begin"/>
        </w:r>
        <w:r>
          <w:rPr>
            <w:noProof/>
            <w:webHidden/>
          </w:rPr>
          <w:instrText xml:space="preserve"> PAGEREF _Toc74879169 \h </w:instrText>
        </w:r>
        <w:r>
          <w:rPr>
            <w:noProof/>
            <w:webHidden/>
          </w:rPr>
        </w:r>
        <w:r>
          <w:rPr>
            <w:noProof/>
            <w:webHidden/>
          </w:rPr>
          <w:fldChar w:fldCharType="separate"/>
        </w:r>
        <w:r>
          <w:rPr>
            <w:noProof/>
            <w:webHidden/>
          </w:rPr>
          <w:t>63</w:t>
        </w:r>
        <w:r>
          <w:rPr>
            <w:noProof/>
            <w:webHidden/>
          </w:rPr>
          <w:fldChar w:fldCharType="end"/>
        </w:r>
      </w:hyperlink>
    </w:p>
    <w:p w14:paraId="0CF6ECE5" w14:textId="08301083" w:rsidR="00D17C86" w:rsidRDefault="00D17C86">
      <w:pPr>
        <w:pStyle w:val="TableofFigures"/>
        <w:tabs>
          <w:tab w:val="right" w:leader="dot" w:pos="7927"/>
        </w:tabs>
        <w:rPr>
          <w:rFonts w:eastAsiaTheme="minorEastAsia"/>
          <w:noProof/>
          <w:sz w:val="22"/>
          <w:szCs w:val="22"/>
          <w:lang w:val="en-ID" w:eastAsia="en-ID"/>
        </w:rPr>
      </w:pPr>
      <w:hyperlink r:id="rId78" w:anchor="_Toc74879170" w:history="1">
        <w:r w:rsidRPr="000A6AC9">
          <w:rPr>
            <w:rStyle w:val="Hyperlink"/>
            <w:noProof/>
          </w:rPr>
          <w:t>Gambar 4. 45</w:t>
        </w:r>
        <w:r w:rsidRPr="000A6AC9">
          <w:rPr>
            <w:rStyle w:val="Hyperlink"/>
            <w:noProof/>
            <w:lang w:val="en-US"/>
          </w:rPr>
          <w:t xml:space="preserve"> Halaman </w:t>
        </w:r>
        <w:r w:rsidRPr="000A6AC9">
          <w:rPr>
            <w:rStyle w:val="Hyperlink"/>
            <w:i/>
            <w:noProof/>
            <w:lang w:val="en-US"/>
          </w:rPr>
          <w:t xml:space="preserve">Deal </w:t>
        </w:r>
        <w:r w:rsidRPr="000A6AC9">
          <w:rPr>
            <w:rStyle w:val="Hyperlink"/>
            <w:noProof/>
            <w:lang w:val="en-US"/>
          </w:rPr>
          <w:t>UserMarketing</w:t>
        </w:r>
        <w:r>
          <w:rPr>
            <w:noProof/>
            <w:webHidden/>
          </w:rPr>
          <w:tab/>
        </w:r>
        <w:r>
          <w:rPr>
            <w:noProof/>
            <w:webHidden/>
          </w:rPr>
          <w:fldChar w:fldCharType="begin"/>
        </w:r>
        <w:r>
          <w:rPr>
            <w:noProof/>
            <w:webHidden/>
          </w:rPr>
          <w:instrText xml:space="preserve"> PAGEREF _Toc74879170 \h </w:instrText>
        </w:r>
        <w:r>
          <w:rPr>
            <w:noProof/>
            <w:webHidden/>
          </w:rPr>
        </w:r>
        <w:r>
          <w:rPr>
            <w:noProof/>
            <w:webHidden/>
          </w:rPr>
          <w:fldChar w:fldCharType="separate"/>
        </w:r>
        <w:r>
          <w:rPr>
            <w:noProof/>
            <w:webHidden/>
          </w:rPr>
          <w:t>63</w:t>
        </w:r>
        <w:r>
          <w:rPr>
            <w:noProof/>
            <w:webHidden/>
          </w:rPr>
          <w:fldChar w:fldCharType="end"/>
        </w:r>
      </w:hyperlink>
    </w:p>
    <w:p w14:paraId="77EABD38" w14:textId="3EE31C0B" w:rsidR="00D17C86" w:rsidRDefault="00D17C86">
      <w:pPr>
        <w:pStyle w:val="TableofFigures"/>
        <w:tabs>
          <w:tab w:val="right" w:leader="dot" w:pos="7927"/>
        </w:tabs>
        <w:rPr>
          <w:rFonts w:eastAsiaTheme="minorEastAsia"/>
          <w:noProof/>
          <w:sz w:val="22"/>
          <w:szCs w:val="22"/>
          <w:lang w:val="en-ID" w:eastAsia="en-ID"/>
        </w:rPr>
      </w:pPr>
      <w:hyperlink r:id="rId79" w:anchor="_Toc74879171" w:history="1">
        <w:r w:rsidRPr="000A6AC9">
          <w:rPr>
            <w:rStyle w:val="Hyperlink"/>
            <w:noProof/>
          </w:rPr>
          <w:t>Gambar 4. 46</w:t>
        </w:r>
        <w:r w:rsidRPr="000A6AC9">
          <w:rPr>
            <w:rStyle w:val="Hyperlink"/>
            <w:noProof/>
            <w:lang w:val="en-US"/>
          </w:rPr>
          <w:t xml:space="preserve"> Halaman Edit Data </w:t>
        </w:r>
        <w:r w:rsidRPr="000A6AC9">
          <w:rPr>
            <w:rStyle w:val="Hyperlink"/>
            <w:i/>
            <w:noProof/>
            <w:lang w:val="en-US"/>
          </w:rPr>
          <w:t>Deal</w:t>
        </w:r>
        <w:r w:rsidRPr="000A6AC9">
          <w:rPr>
            <w:rStyle w:val="Hyperlink"/>
            <w:noProof/>
            <w:lang w:val="en-US"/>
          </w:rPr>
          <w:t xml:space="preserve"> UserMarketing</w:t>
        </w:r>
        <w:r>
          <w:rPr>
            <w:noProof/>
            <w:webHidden/>
          </w:rPr>
          <w:tab/>
        </w:r>
        <w:r>
          <w:rPr>
            <w:noProof/>
            <w:webHidden/>
          </w:rPr>
          <w:fldChar w:fldCharType="begin"/>
        </w:r>
        <w:r>
          <w:rPr>
            <w:noProof/>
            <w:webHidden/>
          </w:rPr>
          <w:instrText xml:space="preserve"> PAGEREF _Toc74879171 \h </w:instrText>
        </w:r>
        <w:r>
          <w:rPr>
            <w:noProof/>
            <w:webHidden/>
          </w:rPr>
        </w:r>
        <w:r>
          <w:rPr>
            <w:noProof/>
            <w:webHidden/>
          </w:rPr>
          <w:fldChar w:fldCharType="separate"/>
        </w:r>
        <w:r>
          <w:rPr>
            <w:noProof/>
            <w:webHidden/>
          </w:rPr>
          <w:t>63</w:t>
        </w:r>
        <w:r>
          <w:rPr>
            <w:noProof/>
            <w:webHidden/>
          </w:rPr>
          <w:fldChar w:fldCharType="end"/>
        </w:r>
      </w:hyperlink>
    </w:p>
    <w:p w14:paraId="0369F7BF" w14:textId="6F78E7BF" w:rsidR="00D17C86" w:rsidRDefault="00D17C86">
      <w:pPr>
        <w:pStyle w:val="TableofFigures"/>
        <w:tabs>
          <w:tab w:val="right" w:leader="dot" w:pos="7927"/>
        </w:tabs>
        <w:rPr>
          <w:rFonts w:eastAsiaTheme="minorEastAsia"/>
          <w:noProof/>
          <w:sz w:val="22"/>
          <w:szCs w:val="22"/>
          <w:lang w:val="en-ID" w:eastAsia="en-ID"/>
        </w:rPr>
      </w:pPr>
      <w:hyperlink r:id="rId80" w:anchor="_Toc74879172" w:history="1">
        <w:r w:rsidRPr="000A6AC9">
          <w:rPr>
            <w:rStyle w:val="Hyperlink"/>
            <w:noProof/>
          </w:rPr>
          <w:t>Gambar 4. 47</w:t>
        </w:r>
        <w:r w:rsidRPr="000A6AC9">
          <w:rPr>
            <w:rStyle w:val="Hyperlink"/>
            <w:noProof/>
            <w:lang w:val="en-US"/>
          </w:rPr>
          <w:t xml:space="preserve"> Halaman </w:t>
        </w:r>
        <w:r w:rsidRPr="000A6AC9">
          <w:rPr>
            <w:rStyle w:val="Hyperlink"/>
            <w:i/>
            <w:noProof/>
            <w:lang w:val="en-US"/>
          </w:rPr>
          <w:t>Cancel</w:t>
        </w:r>
        <w:r>
          <w:rPr>
            <w:noProof/>
            <w:webHidden/>
          </w:rPr>
          <w:tab/>
        </w:r>
        <w:r>
          <w:rPr>
            <w:noProof/>
            <w:webHidden/>
          </w:rPr>
          <w:fldChar w:fldCharType="begin"/>
        </w:r>
        <w:r>
          <w:rPr>
            <w:noProof/>
            <w:webHidden/>
          </w:rPr>
          <w:instrText xml:space="preserve"> PAGEREF _Toc74879172 \h </w:instrText>
        </w:r>
        <w:r>
          <w:rPr>
            <w:noProof/>
            <w:webHidden/>
          </w:rPr>
        </w:r>
        <w:r>
          <w:rPr>
            <w:noProof/>
            <w:webHidden/>
          </w:rPr>
          <w:fldChar w:fldCharType="separate"/>
        </w:r>
        <w:r>
          <w:rPr>
            <w:noProof/>
            <w:webHidden/>
          </w:rPr>
          <w:t>64</w:t>
        </w:r>
        <w:r>
          <w:rPr>
            <w:noProof/>
            <w:webHidden/>
          </w:rPr>
          <w:fldChar w:fldCharType="end"/>
        </w:r>
      </w:hyperlink>
    </w:p>
    <w:p w14:paraId="13520B2B" w14:textId="5D0DCD79" w:rsidR="00D17C86" w:rsidRDefault="00D17C86">
      <w:pPr>
        <w:pStyle w:val="TableofFigures"/>
        <w:tabs>
          <w:tab w:val="right" w:leader="dot" w:pos="7927"/>
        </w:tabs>
        <w:rPr>
          <w:rFonts w:eastAsiaTheme="minorEastAsia"/>
          <w:noProof/>
          <w:sz w:val="22"/>
          <w:szCs w:val="22"/>
          <w:lang w:val="en-ID" w:eastAsia="en-ID"/>
        </w:rPr>
      </w:pPr>
      <w:hyperlink r:id="rId81" w:anchor="_Toc74879173" w:history="1">
        <w:r w:rsidRPr="000A6AC9">
          <w:rPr>
            <w:rStyle w:val="Hyperlink"/>
            <w:noProof/>
          </w:rPr>
          <w:t>Gambar 4. 48</w:t>
        </w:r>
        <w:r w:rsidRPr="000A6AC9">
          <w:rPr>
            <w:rStyle w:val="Hyperlink"/>
            <w:noProof/>
            <w:lang w:val="en-US"/>
          </w:rPr>
          <w:t xml:space="preserve"> Halaman </w:t>
        </w:r>
        <w:r w:rsidRPr="000A6AC9">
          <w:rPr>
            <w:rStyle w:val="Hyperlink"/>
            <w:i/>
            <w:noProof/>
            <w:lang w:val="en-US"/>
          </w:rPr>
          <w:t>History</w:t>
        </w:r>
        <w:r>
          <w:rPr>
            <w:noProof/>
            <w:webHidden/>
          </w:rPr>
          <w:tab/>
        </w:r>
        <w:r>
          <w:rPr>
            <w:noProof/>
            <w:webHidden/>
          </w:rPr>
          <w:fldChar w:fldCharType="begin"/>
        </w:r>
        <w:r>
          <w:rPr>
            <w:noProof/>
            <w:webHidden/>
          </w:rPr>
          <w:instrText xml:space="preserve"> PAGEREF _Toc74879173 \h </w:instrText>
        </w:r>
        <w:r>
          <w:rPr>
            <w:noProof/>
            <w:webHidden/>
          </w:rPr>
        </w:r>
        <w:r>
          <w:rPr>
            <w:noProof/>
            <w:webHidden/>
          </w:rPr>
          <w:fldChar w:fldCharType="separate"/>
        </w:r>
        <w:r>
          <w:rPr>
            <w:noProof/>
            <w:webHidden/>
          </w:rPr>
          <w:t>64</w:t>
        </w:r>
        <w:r>
          <w:rPr>
            <w:noProof/>
            <w:webHidden/>
          </w:rPr>
          <w:fldChar w:fldCharType="end"/>
        </w:r>
      </w:hyperlink>
    </w:p>
    <w:p w14:paraId="5FB509B2" w14:textId="4D832D9D" w:rsidR="0006017B" w:rsidRPr="004E347A" w:rsidRDefault="00D17C86" w:rsidP="0006017B">
      <w:pPr>
        <w:sectPr w:rsidR="0006017B" w:rsidRPr="004E347A" w:rsidSect="00226B5C">
          <w:pgSz w:w="11906" w:h="16838"/>
          <w:pgMar w:top="1701" w:right="1701" w:bottom="1701" w:left="2268" w:header="720" w:footer="720" w:gutter="0"/>
          <w:pgNumType w:fmt="lowerRoman"/>
          <w:cols w:space="720"/>
          <w:docGrid w:linePitch="360"/>
        </w:sectPr>
      </w:pPr>
      <w:r>
        <w:fldChar w:fldCharType="end"/>
      </w:r>
    </w:p>
    <w:p w14:paraId="3F41D2B2" w14:textId="77777777" w:rsidR="0006017B" w:rsidRPr="004E347A" w:rsidRDefault="0006017B" w:rsidP="0006017B">
      <w:pPr>
        <w:pStyle w:val="Heading1"/>
        <w:numPr>
          <w:ilvl w:val="0"/>
          <w:numId w:val="0"/>
        </w:numPr>
      </w:pPr>
      <w:bookmarkStart w:id="19" w:name="_Toc24719670"/>
      <w:bookmarkStart w:id="20" w:name="_Toc74879891"/>
      <w:r w:rsidRPr="004E347A">
        <w:lastRenderedPageBreak/>
        <w:t>DAFTAR TABEL</w:t>
      </w:r>
      <w:bookmarkEnd w:id="19"/>
      <w:bookmarkEnd w:id="20"/>
    </w:p>
    <w:p w14:paraId="5B3CD91E" w14:textId="77777777" w:rsidR="0006017B" w:rsidRDefault="0006017B" w:rsidP="0006017B"/>
    <w:p w14:paraId="42E3488A" w14:textId="09B7F1B8" w:rsidR="00411372" w:rsidRDefault="00411372">
      <w:pPr>
        <w:pStyle w:val="TableofFigures"/>
        <w:tabs>
          <w:tab w:val="right" w:leader="dot" w:pos="7927"/>
        </w:tabs>
        <w:rPr>
          <w:rFonts w:eastAsiaTheme="minorEastAsia"/>
          <w:noProof/>
          <w:sz w:val="22"/>
          <w:szCs w:val="22"/>
          <w:lang w:val="en-ID" w:eastAsia="en-ID"/>
        </w:rPr>
      </w:pPr>
      <w:r>
        <w:fldChar w:fldCharType="begin"/>
      </w:r>
      <w:r>
        <w:instrText xml:space="preserve"> TOC \h \z \c "Tabel 2." </w:instrText>
      </w:r>
      <w:r>
        <w:fldChar w:fldCharType="separate"/>
      </w:r>
      <w:hyperlink w:anchor="_Toc74879710" w:history="1">
        <w:r w:rsidRPr="00BB02B3">
          <w:rPr>
            <w:rStyle w:val="Hyperlink"/>
            <w:noProof/>
          </w:rPr>
          <w:t>Tabel 2. 1</w:t>
        </w:r>
        <w:r w:rsidRPr="00BB02B3">
          <w:rPr>
            <w:rStyle w:val="Hyperlink"/>
            <w:noProof/>
            <w:lang w:val="en-US"/>
          </w:rPr>
          <w:t xml:space="preserve"> Timeline Proyek</w:t>
        </w:r>
        <w:r>
          <w:rPr>
            <w:noProof/>
            <w:webHidden/>
          </w:rPr>
          <w:tab/>
        </w:r>
        <w:r>
          <w:rPr>
            <w:noProof/>
            <w:webHidden/>
          </w:rPr>
          <w:fldChar w:fldCharType="begin"/>
        </w:r>
        <w:r>
          <w:rPr>
            <w:noProof/>
            <w:webHidden/>
          </w:rPr>
          <w:instrText xml:space="preserve"> PAGEREF _Toc74879710 \h </w:instrText>
        </w:r>
        <w:r>
          <w:rPr>
            <w:noProof/>
            <w:webHidden/>
          </w:rPr>
        </w:r>
        <w:r>
          <w:rPr>
            <w:noProof/>
            <w:webHidden/>
          </w:rPr>
          <w:fldChar w:fldCharType="separate"/>
        </w:r>
        <w:r>
          <w:rPr>
            <w:noProof/>
            <w:webHidden/>
          </w:rPr>
          <w:t>26</w:t>
        </w:r>
        <w:r>
          <w:rPr>
            <w:noProof/>
            <w:webHidden/>
          </w:rPr>
          <w:fldChar w:fldCharType="end"/>
        </w:r>
      </w:hyperlink>
    </w:p>
    <w:p w14:paraId="2462BC90" w14:textId="04B47071" w:rsidR="00411372" w:rsidRDefault="00411372">
      <w:pPr>
        <w:pStyle w:val="TableofFigures"/>
        <w:tabs>
          <w:tab w:val="right" w:leader="dot" w:pos="7927"/>
        </w:tabs>
        <w:rPr>
          <w:rFonts w:eastAsiaTheme="minorEastAsia"/>
          <w:noProof/>
          <w:sz w:val="22"/>
          <w:szCs w:val="22"/>
          <w:lang w:val="en-ID" w:eastAsia="en-ID"/>
        </w:rPr>
      </w:pPr>
      <w:hyperlink w:anchor="_Toc74879711" w:history="1">
        <w:r w:rsidRPr="00BB02B3">
          <w:rPr>
            <w:rStyle w:val="Hyperlink"/>
            <w:noProof/>
          </w:rPr>
          <w:t>Tabel 2. 2</w:t>
        </w:r>
        <w:r w:rsidRPr="00BB02B3">
          <w:rPr>
            <w:rStyle w:val="Hyperlink"/>
            <w:noProof/>
            <w:lang w:val="en-US"/>
          </w:rPr>
          <w:t xml:space="preserve"> Waktu dan Tempat Penelitian</w:t>
        </w:r>
        <w:r>
          <w:rPr>
            <w:noProof/>
            <w:webHidden/>
          </w:rPr>
          <w:tab/>
        </w:r>
        <w:r>
          <w:rPr>
            <w:noProof/>
            <w:webHidden/>
          </w:rPr>
          <w:fldChar w:fldCharType="begin"/>
        </w:r>
        <w:r>
          <w:rPr>
            <w:noProof/>
            <w:webHidden/>
          </w:rPr>
          <w:instrText xml:space="preserve"> PAGEREF _Toc74879711 \h </w:instrText>
        </w:r>
        <w:r>
          <w:rPr>
            <w:noProof/>
            <w:webHidden/>
          </w:rPr>
        </w:r>
        <w:r>
          <w:rPr>
            <w:noProof/>
            <w:webHidden/>
          </w:rPr>
          <w:fldChar w:fldCharType="separate"/>
        </w:r>
        <w:r>
          <w:rPr>
            <w:noProof/>
            <w:webHidden/>
          </w:rPr>
          <w:t>27</w:t>
        </w:r>
        <w:r>
          <w:rPr>
            <w:noProof/>
            <w:webHidden/>
          </w:rPr>
          <w:fldChar w:fldCharType="end"/>
        </w:r>
      </w:hyperlink>
    </w:p>
    <w:p w14:paraId="02DD1D71" w14:textId="65A367AB" w:rsidR="0006017B" w:rsidRPr="004E347A" w:rsidRDefault="00411372" w:rsidP="0006017B">
      <w:pPr>
        <w:sectPr w:rsidR="0006017B" w:rsidRPr="004E347A" w:rsidSect="00226B5C">
          <w:pgSz w:w="11906" w:h="16838"/>
          <w:pgMar w:top="1701" w:right="1701" w:bottom="1701" w:left="2268" w:header="720" w:footer="720" w:gutter="0"/>
          <w:pgNumType w:fmt="lowerRoman"/>
          <w:cols w:space="720"/>
          <w:docGrid w:linePitch="360"/>
        </w:sectPr>
      </w:pPr>
      <w:r>
        <w:fldChar w:fldCharType="end"/>
      </w:r>
      <w:r w:rsidRPr="004E347A">
        <w:t xml:space="preserve"> </w:t>
      </w:r>
    </w:p>
    <w:p w14:paraId="77BF2E85" w14:textId="77777777" w:rsidR="0006017B" w:rsidRPr="004E347A" w:rsidRDefault="0006017B" w:rsidP="0006017B">
      <w:pPr>
        <w:pStyle w:val="Heading1"/>
        <w:numPr>
          <w:ilvl w:val="0"/>
          <w:numId w:val="0"/>
        </w:numPr>
      </w:pPr>
      <w:bookmarkStart w:id="21" w:name="_Toc24719671"/>
      <w:bookmarkStart w:id="22" w:name="_Toc74879892"/>
      <w:r w:rsidRPr="004E347A">
        <w:lastRenderedPageBreak/>
        <w:t>DAFTAR NOTASI/ LAMBANG</w:t>
      </w:r>
      <w:bookmarkEnd w:id="21"/>
      <w:bookmarkEnd w:id="22"/>
    </w:p>
    <w:p w14:paraId="7C68A68A" w14:textId="77777777" w:rsidR="0006017B" w:rsidRDefault="0006017B" w:rsidP="0006017B"/>
    <w:tbl>
      <w:tblPr>
        <w:tblStyle w:val="TableGrid"/>
        <w:tblW w:w="0" w:type="auto"/>
        <w:tblLook w:val="04A0" w:firstRow="1" w:lastRow="0" w:firstColumn="1" w:lastColumn="0" w:noHBand="0" w:noVBand="1"/>
      </w:tblPr>
      <w:tblGrid>
        <w:gridCol w:w="1496"/>
        <w:gridCol w:w="2616"/>
        <w:gridCol w:w="1517"/>
        <w:gridCol w:w="2298"/>
      </w:tblGrid>
      <w:tr w:rsidR="00402406" w:rsidRPr="00402406" w14:paraId="1A0C6C77" w14:textId="77777777" w:rsidTr="00454F23">
        <w:tc>
          <w:tcPr>
            <w:tcW w:w="1496" w:type="dxa"/>
            <w:tcBorders>
              <w:bottom w:val="single" w:sz="4" w:space="0" w:color="auto"/>
            </w:tcBorders>
          </w:tcPr>
          <w:p w14:paraId="55CA0793" w14:textId="77777777" w:rsidR="00402406" w:rsidRPr="00402406" w:rsidRDefault="00402406" w:rsidP="00402406">
            <w:pPr>
              <w:jc w:val="center"/>
              <w:rPr>
                <w:b/>
              </w:rPr>
            </w:pPr>
            <w:r w:rsidRPr="00402406">
              <w:rPr>
                <w:b/>
              </w:rPr>
              <w:t>Jenis</w:t>
            </w:r>
          </w:p>
        </w:tc>
        <w:tc>
          <w:tcPr>
            <w:tcW w:w="2616" w:type="dxa"/>
          </w:tcPr>
          <w:p w14:paraId="42916D97" w14:textId="77777777" w:rsidR="00402406" w:rsidRPr="00402406" w:rsidRDefault="00402406" w:rsidP="00402406">
            <w:pPr>
              <w:jc w:val="center"/>
              <w:rPr>
                <w:b/>
              </w:rPr>
            </w:pPr>
            <w:r w:rsidRPr="00402406">
              <w:rPr>
                <w:b/>
              </w:rPr>
              <w:t>Notasi/ Lambang</w:t>
            </w:r>
          </w:p>
        </w:tc>
        <w:tc>
          <w:tcPr>
            <w:tcW w:w="1517" w:type="dxa"/>
          </w:tcPr>
          <w:p w14:paraId="602615DE" w14:textId="77777777" w:rsidR="00402406" w:rsidRPr="00402406" w:rsidRDefault="00402406" w:rsidP="00402406">
            <w:pPr>
              <w:jc w:val="center"/>
              <w:rPr>
                <w:b/>
              </w:rPr>
            </w:pPr>
            <w:r w:rsidRPr="00402406">
              <w:rPr>
                <w:b/>
              </w:rPr>
              <w:t>Nama</w:t>
            </w:r>
          </w:p>
        </w:tc>
        <w:tc>
          <w:tcPr>
            <w:tcW w:w="2298" w:type="dxa"/>
          </w:tcPr>
          <w:p w14:paraId="3021C196" w14:textId="77777777" w:rsidR="00402406" w:rsidRPr="00402406" w:rsidRDefault="00402406" w:rsidP="00402406">
            <w:pPr>
              <w:jc w:val="center"/>
              <w:rPr>
                <w:b/>
              </w:rPr>
            </w:pPr>
            <w:r w:rsidRPr="00402406">
              <w:rPr>
                <w:b/>
              </w:rPr>
              <w:t>Arti</w:t>
            </w:r>
          </w:p>
        </w:tc>
      </w:tr>
      <w:tr w:rsidR="00402406" w14:paraId="58EA4FC7" w14:textId="77777777" w:rsidTr="00454F23">
        <w:tc>
          <w:tcPr>
            <w:tcW w:w="1496" w:type="dxa"/>
            <w:tcBorders>
              <w:bottom w:val="nil"/>
            </w:tcBorders>
          </w:tcPr>
          <w:p w14:paraId="69A9C3F4" w14:textId="039EE8E3" w:rsidR="00402406" w:rsidRPr="00DE6EB1" w:rsidRDefault="00DE6EB1" w:rsidP="0006017B">
            <w:pPr>
              <w:rPr>
                <w:i/>
                <w:iCs/>
                <w:lang w:val="en-US"/>
              </w:rPr>
            </w:pPr>
            <w:r>
              <w:rPr>
                <w:i/>
                <w:iCs/>
                <w:lang w:val="en-US"/>
              </w:rPr>
              <w:t>UML – Use Case Diagram</w:t>
            </w:r>
          </w:p>
        </w:tc>
        <w:tc>
          <w:tcPr>
            <w:tcW w:w="2616" w:type="dxa"/>
          </w:tcPr>
          <w:p w14:paraId="30CF66B8" w14:textId="25C5678E" w:rsidR="00402406" w:rsidRDefault="00454F23" w:rsidP="0006017B">
            <w:r>
              <w:rPr>
                <w:noProof/>
              </w:rPr>
              <w:drawing>
                <wp:anchor distT="0" distB="0" distL="114300" distR="114300" simplePos="0" relativeHeight="251660288" behindDoc="1" locked="0" layoutInCell="1" allowOverlap="1" wp14:anchorId="516612F5" wp14:editId="2586A357">
                  <wp:simplePos x="0" y="0"/>
                  <wp:positionH relativeFrom="column">
                    <wp:posOffset>268605</wp:posOffset>
                  </wp:positionH>
                  <wp:positionV relativeFrom="paragraph">
                    <wp:posOffset>135043</wp:posOffset>
                  </wp:positionV>
                  <wp:extent cx="804333" cy="778510"/>
                  <wp:effectExtent l="0" t="0" r="0" b="2540"/>
                  <wp:wrapTight wrapText="bothSides">
                    <wp:wrapPolygon edited="0">
                      <wp:start x="0" y="0"/>
                      <wp:lineTo x="0" y="21142"/>
                      <wp:lineTo x="20986" y="21142"/>
                      <wp:lineTo x="209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04333" cy="778510"/>
                          </a:xfrm>
                          <a:prstGeom prst="rect">
                            <a:avLst/>
                          </a:prstGeom>
                          <a:noFill/>
                          <a:ln>
                            <a:noFill/>
                          </a:ln>
                        </pic:spPr>
                      </pic:pic>
                    </a:graphicData>
                  </a:graphic>
                </wp:anchor>
              </w:drawing>
            </w:r>
          </w:p>
        </w:tc>
        <w:tc>
          <w:tcPr>
            <w:tcW w:w="1517" w:type="dxa"/>
          </w:tcPr>
          <w:p w14:paraId="1FA47D15" w14:textId="7F2E9625" w:rsidR="00402406" w:rsidRPr="00DE6EB1" w:rsidRDefault="00DE6EB1" w:rsidP="0006017B">
            <w:pPr>
              <w:rPr>
                <w:lang w:val="en-US"/>
              </w:rPr>
            </w:pPr>
            <w:r>
              <w:rPr>
                <w:lang w:val="en-US"/>
              </w:rPr>
              <w:t>Actor</w:t>
            </w:r>
          </w:p>
        </w:tc>
        <w:tc>
          <w:tcPr>
            <w:tcW w:w="2298" w:type="dxa"/>
          </w:tcPr>
          <w:p w14:paraId="045F591D" w14:textId="69C7AEDE" w:rsidR="00402406" w:rsidRPr="00DE6EB1" w:rsidRDefault="00DE6EB1" w:rsidP="0006017B">
            <w:pPr>
              <w:rPr>
                <w:lang w:val="en-US"/>
              </w:rPr>
            </w:pPr>
            <w:r>
              <w:rPr>
                <w:lang w:val="en-US"/>
              </w:rPr>
              <w:t>Pengguna sistem atau yang berinteraksi langsung dengan sistem, bisa manusia, aplikasi, atau objek lain</w:t>
            </w:r>
          </w:p>
        </w:tc>
      </w:tr>
      <w:tr w:rsidR="00454F23" w14:paraId="6000B794" w14:textId="77777777" w:rsidTr="00454F23">
        <w:tc>
          <w:tcPr>
            <w:tcW w:w="1496" w:type="dxa"/>
            <w:tcBorders>
              <w:top w:val="nil"/>
              <w:bottom w:val="nil"/>
            </w:tcBorders>
          </w:tcPr>
          <w:p w14:paraId="6423710E" w14:textId="77777777" w:rsidR="00454F23" w:rsidRDefault="00454F23" w:rsidP="0006017B">
            <w:pPr>
              <w:rPr>
                <w:i/>
                <w:iCs/>
                <w:lang w:val="en-US"/>
              </w:rPr>
            </w:pPr>
          </w:p>
        </w:tc>
        <w:tc>
          <w:tcPr>
            <w:tcW w:w="2616" w:type="dxa"/>
          </w:tcPr>
          <w:p w14:paraId="3EB51F18" w14:textId="0384C918" w:rsidR="00454F23" w:rsidRDefault="00454F23" w:rsidP="0006017B">
            <w:r>
              <w:rPr>
                <w:noProof/>
              </w:rPr>
              <w:drawing>
                <wp:anchor distT="0" distB="0" distL="114300" distR="114300" simplePos="0" relativeHeight="251661312" behindDoc="0" locked="0" layoutInCell="1" allowOverlap="1" wp14:anchorId="7A156E0D" wp14:editId="525FD007">
                  <wp:simplePos x="0" y="0"/>
                  <wp:positionH relativeFrom="column">
                    <wp:posOffset>48895</wp:posOffset>
                  </wp:positionH>
                  <wp:positionV relativeFrom="paragraph">
                    <wp:posOffset>423</wp:posOffset>
                  </wp:positionV>
                  <wp:extent cx="1362710" cy="76962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62710" cy="7696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17" w:type="dxa"/>
          </w:tcPr>
          <w:p w14:paraId="4576C2F8" w14:textId="122272E3" w:rsidR="00454F23" w:rsidRPr="00454F23" w:rsidRDefault="00454F23" w:rsidP="0006017B">
            <w:pPr>
              <w:rPr>
                <w:i/>
                <w:iCs/>
                <w:lang w:val="en-US"/>
              </w:rPr>
            </w:pPr>
            <w:r>
              <w:rPr>
                <w:i/>
                <w:iCs/>
                <w:lang w:val="en-US"/>
              </w:rPr>
              <w:t>Use Case</w:t>
            </w:r>
          </w:p>
        </w:tc>
        <w:tc>
          <w:tcPr>
            <w:tcW w:w="2298" w:type="dxa"/>
          </w:tcPr>
          <w:p w14:paraId="78228978" w14:textId="71FC911B" w:rsidR="00454F23" w:rsidRPr="00454F23" w:rsidRDefault="00454F23" w:rsidP="0006017B">
            <w:pPr>
              <w:rPr>
                <w:lang w:val="en-US"/>
              </w:rPr>
            </w:pPr>
            <w:r>
              <w:rPr>
                <w:lang w:val="en-US"/>
              </w:rPr>
              <w:t xml:space="preserve">Digambarkan dengan nama </w:t>
            </w:r>
            <w:r>
              <w:rPr>
                <w:i/>
                <w:iCs/>
                <w:lang w:val="en-US"/>
              </w:rPr>
              <w:t xml:space="preserve">Use Case </w:t>
            </w:r>
            <w:r>
              <w:rPr>
                <w:lang w:val="en-US"/>
              </w:rPr>
              <w:t>yang tertulis di tengah lingkaran</w:t>
            </w:r>
          </w:p>
        </w:tc>
      </w:tr>
      <w:tr w:rsidR="00454F23" w14:paraId="4B6CA734" w14:textId="77777777" w:rsidTr="008C069B">
        <w:tc>
          <w:tcPr>
            <w:tcW w:w="1496" w:type="dxa"/>
            <w:tcBorders>
              <w:top w:val="nil"/>
              <w:bottom w:val="single" w:sz="4" w:space="0" w:color="auto"/>
            </w:tcBorders>
          </w:tcPr>
          <w:p w14:paraId="3B7FF551" w14:textId="77777777" w:rsidR="00454F23" w:rsidRDefault="00454F23" w:rsidP="0006017B">
            <w:pPr>
              <w:rPr>
                <w:i/>
                <w:iCs/>
                <w:lang w:val="en-US"/>
              </w:rPr>
            </w:pPr>
          </w:p>
        </w:tc>
        <w:tc>
          <w:tcPr>
            <w:tcW w:w="2616" w:type="dxa"/>
          </w:tcPr>
          <w:p w14:paraId="36F305C2" w14:textId="0EDEA6A0" w:rsidR="00454F23" w:rsidRDefault="00454F23" w:rsidP="0006017B">
            <w:r>
              <w:rPr>
                <w:noProof/>
              </w:rPr>
              <w:drawing>
                <wp:anchor distT="0" distB="0" distL="114300" distR="114300" simplePos="0" relativeHeight="251662336" behindDoc="0" locked="0" layoutInCell="1" allowOverlap="1" wp14:anchorId="25B3BB61" wp14:editId="72470DE1">
                  <wp:simplePos x="0" y="0"/>
                  <wp:positionH relativeFrom="column">
                    <wp:posOffset>8678</wp:posOffset>
                  </wp:positionH>
                  <wp:positionV relativeFrom="paragraph">
                    <wp:posOffset>49318</wp:posOffset>
                  </wp:positionV>
                  <wp:extent cx="1515745" cy="44005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5745" cy="440055"/>
                          </a:xfrm>
                          <a:prstGeom prst="rect">
                            <a:avLst/>
                          </a:prstGeom>
                          <a:noFill/>
                          <a:ln>
                            <a:noFill/>
                          </a:ln>
                        </pic:spPr>
                      </pic:pic>
                    </a:graphicData>
                  </a:graphic>
                </wp:anchor>
              </w:drawing>
            </w:r>
          </w:p>
        </w:tc>
        <w:tc>
          <w:tcPr>
            <w:tcW w:w="1517" w:type="dxa"/>
          </w:tcPr>
          <w:p w14:paraId="2430BB72" w14:textId="38362591" w:rsidR="00454F23" w:rsidRPr="00454F23" w:rsidRDefault="00454F23" w:rsidP="0006017B">
            <w:pPr>
              <w:rPr>
                <w:i/>
                <w:iCs/>
                <w:lang w:val="en-US"/>
              </w:rPr>
            </w:pPr>
            <w:r>
              <w:rPr>
                <w:i/>
                <w:iCs/>
                <w:lang w:val="en-US"/>
              </w:rPr>
              <w:t>Assciation</w:t>
            </w:r>
          </w:p>
        </w:tc>
        <w:tc>
          <w:tcPr>
            <w:tcW w:w="2298" w:type="dxa"/>
          </w:tcPr>
          <w:p w14:paraId="7C93C154" w14:textId="6607BD7F" w:rsidR="00454F23" w:rsidRPr="00454F23" w:rsidRDefault="00454F23" w:rsidP="0006017B">
            <w:pPr>
              <w:rPr>
                <w:i/>
                <w:iCs/>
                <w:lang w:val="en-US"/>
              </w:rPr>
            </w:pPr>
            <w:r>
              <w:rPr>
                <w:lang w:val="en-US"/>
              </w:rPr>
              <w:t xml:space="preserve">Berfungsi menghungkan </w:t>
            </w:r>
            <w:r>
              <w:rPr>
                <w:i/>
                <w:iCs/>
                <w:lang w:val="en-US"/>
              </w:rPr>
              <w:t xml:space="preserve">actor </w:t>
            </w:r>
            <w:r>
              <w:rPr>
                <w:lang w:val="en-US"/>
              </w:rPr>
              <w:t xml:space="preserve">dengan </w:t>
            </w:r>
            <w:r>
              <w:rPr>
                <w:i/>
                <w:iCs/>
                <w:lang w:val="en-US"/>
              </w:rPr>
              <w:t>Use Case</w:t>
            </w:r>
          </w:p>
        </w:tc>
      </w:tr>
      <w:tr w:rsidR="00402406" w14:paraId="74BFDC4C" w14:textId="77777777" w:rsidTr="008C069B">
        <w:tc>
          <w:tcPr>
            <w:tcW w:w="1496" w:type="dxa"/>
            <w:tcBorders>
              <w:bottom w:val="nil"/>
            </w:tcBorders>
          </w:tcPr>
          <w:p w14:paraId="30035F82" w14:textId="7C4C833D" w:rsidR="00402406" w:rsidRPr="00454F23" w:rsidRDefault="00454F23" w:rsidP="0006017B">
            <w:pPr>
              <w:rPr>
                <w:i/>
                <w:iCs/>
                <w:lang w:val="en-US"/>
              </w:rPr>
            </w:pPr>
            <w:r>
              <w:rPr>
                <w:i/>
                <w:iCs/>
                <w:lang w:val="en-US"/>
              </w:rPr>
              <w:t xml:space="preserve">UML – Activity Diagram </w:t>
            </w:r>
          </w:p>
        </w:tc>
        <w:tc>
          <w:tcPr>
            <w:tcW w:w="2616" w:type="dxa"/>
          </w:tcPr>
          <w:p w14:paraId="0C73CC61" w14:textId="5942F835" w:rsidR="00402406" w:rsidRDefault="00586916" w:rsidP="0006017B">
            <w:r>
              <w:rPr>
                <w:noProof/>
              </w:rPr>
              <w:drawing>
                <wp:anchor distT="0" distB="0" distL="114300" distR="114300" simplePos="0" relativeHeight="251663360" behindDoc="1" locked="0" layoutInCell="1" allowOverlap="1" wp14:anchorId="0BB86CDB" wp14:editId="57EA330D">
                  <wp:simplePos x="0" y="0"/>
                  <wp:positionH relativeFrom="column">
                    <wp:posOffset>476038</wp:posOffset>
                  </wp:positionH>
                  <wp:positionV relativeFrom="paragraph">
                    <wp:posOffset>10372</wp:posOffset>
                  </wp:positionV>
                  <wp:extent cx="702945" cy="499745"/>
                  <wp:effectExtent l="0" t="0" r="1905" b="0"/>
                  <wp:wrapTight wrapText="bothSides">
                    <wp:wrapPolygon edited="0">
                      <wp:start x="0" y="0"/>
                      <wp:lineTo x="0" y="20584"/>
                      <wp:lineTo x="21073" y="20584"/>
                      <wp:lineTo x="2107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02945" cy="499745"/>
                          </a:xfrm>
                          <a:prstGeom prst="rect">
                            <a:avLst/>
                          </a:prstGeom>
                          <a:noFill/>
                          <a:ln>
                            <a:noFill/>
                          </a:ln>
                        </pic:spPr>
                      </pic:pic>
                    </a:graphicData>
                  </a:graphic>
                </wp:anchor>
              </w:drawing>
            </w:r>
          </w:p>
        </w:tc>
        <w:tc>
          <w:tcPr>
            <w:tcW w:w="1517" w:type="dxa"/>
          </w:tcPr>
          <w:p w14:paraId="51746A06" w14:textId="12CF04BF" w:rsidR="00402406" w:rsidRPr="00586916" w:rsidRDefault="00586916" w:rsidP="0006017B">
            <w:pPr>
              <w:rPr>
                <w:i/>
                <w:iCs/>
                <w:lang w:val="en-US"/>
              </w:rPr>
            </w:pPr>
            <w:r>
              <w:rPr>
                <w:i/>
                <w:iCs/>
                <w:lang w:val="en-US"/>
              </w:rPr>
              <w:t>Initial State</w:t>
            </w:r>
          </w:p>
        </w:tc>
        <w:tc>
          <w:tcPr>
            <w:tcW w:w="2298" w:type="dxa"/>
          </w:tcPr>
          <w:p w14:paraId="7A143846" w14:textId="622C54F6" w:rsidR="00402406" w:rsidRPr="00586916" w:rsidRDefault="00586916" w:rsidP="0006017B">
            <w:pPr>
              <w:rPr>
                <w:lang w:val="en-US"/>
              </w:rPr>
            </w:pPr>
            <w:r>
              <w:rPr>
                <w:lang w:val="en-US"/>
              </w:rPr>
              <w:t>Titik Awal untuk memulai aktivitas</w:t>
            </w:r>
          </w:p>
        </w:tc>
      </w:tr>
      <w:tr w:rsidR="008C069B" w14:paraId="417FDBAE" w14:textId="77777777" w:rsidTr="008C069B">
        <w:tc>
          <w:tcPr>
            <w:tcW w:w="1496" w:type="dxa"/>
            <w:tcBorders>
              <w:top w:val="nil"/>
              <w:bottom w:val="nil"/>
            </w:tcBorders>
          </w:tcPr>
          <w:p w14:paraId="413A1BA2" w14:textId="77777777" w:rsidR="008C069B" w:rsidRDefault="008C069B" w:rsidP="0006017B">
            <w:pPr>
              <w:rPr>
                <w:i/>
                <w:iCs/>
                <w:lang w:val="en-US"/>
              </w:rPr>
            </w:pPr>
          </w:p>
        </w:tc>
        <w:tc>
          <w:tcPr>
            <w:tcW w:w="2616" w:type="dxa"/>
          </w:tcPr>
          <w:p w14:paraId="6D42F934" w14:textId="1C83CCAD" w:rsidR="008C069B" w:rsidRDefault="00586916" w:rsidP="0006017B">
            <w:r>
              <w:rPr>
                <w:noProof/>
              </w:rPr>
              <w:drawing>
                <wp:anchor distT="0" distB="0" distL="114300" distR="114300" simplePos="0" relativeHeight="251664384" behindDoc="0" locked="0" layoutInCell="1" allowOverlap="1" wp14:anchorId="75CB9B24" wp14:editId="17E96CC4">
                  <wp:simplePos x="0" y="0"/>
                  <wp:positionH relativeFrom="column">
                    <wp:posOffset>476038</wp:posOffset>
                  </wp:positionH>
                  <wp:positionV relativeFrom="paragraph">
                    <wp:posOffset>20108</wp:posOffset>
                  </wp:positionV>
                  <wp:extent cx="668655" cy="4908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8655" cy="490855"/>
                          </a:xfrm>
                          <a:prstGeom prst="rect">
                            <a:avLst/>
                          </a:prstGeom>
                          <a:noFill/>
                          <a:ln>
                            <a:noFill/>
                          </a:ln>
                        </pic:spPr>
                      </pic:pic>
                    </a:graphicData>
                  </a:graphic>
                </wp:anchor>
              </w:drawing>
            </w:r>
          </w:p>
        </w:tc>
        <w:tc>
          <w:tcPr>
            <w:tcW w:w="1517" w:type="dxa"/>
          </w:tcPr>
          <w:p w14:paraId="3D5F3A8C" w14:textId="1C6C6262" w:rsidR="008C069B" w:rsidRPr="00586916" w:rsidRDefault="00586916" w:rsidP="0006017B">
            <w:pPr>
              <w:rPr>
                <w:i/>
                <w:iCs/>
                <w:lang w:val="en-US"/>
              </w:rPr>
            </w:pPr>
            <w:r>
              <w:rPr>
                <w:i/>
                <w:iCs/>
                <w:lang w:val="en-US"/>
              </w:rPr>
              <w:t>Final State</w:t>
            </w:r>
          </w:p>
        </w:tc>
        <w:tc>
          <w:tcPr>
            <w:tcW w:w="2298" w:type="dxa"/>
          </w:tcPr>
          <w:p w14:paraId="0955F40A" w14:textId="68AC1D29" w:rsidR="008C069B" w:rsidRPr="00586916" w:rsidRDefault="00586916" w:rsidP="0006017B">
            <w:pPr>
              <w:rPr>
                <w:lang w:val="en-US"/>
              </w:rPr>
            </w:pPr>
            <w:r>
              <w:rPr>
                <w:lang w:val="en-US"/>
              </w:rPr>
              <w:t>Titik Akhir untuk mengakhiri aktivitas</w:t>
            </w:r>
          </w:p>
        </w:tc>
      </w:tr>
      <w:tr w:rsidR="008C069B" w14:paraId="22836326" w14:textId="77777777" w:rsidTr="008C069B">
        <w:tc>
          <w:tcPr>
            <w:tcW w:w="1496" w:type="dxa"/>
            <w:tcBorders>
              <w:top w:val="nil"/>
              <w:bottom w:val="nil"/>
            </w:tcBorders>
          </w:tcPr>
          <w:p w14:paraId="74177B16" w14:textId="77777777" w:rsidR="008C069B" w:rsidRDefault="008C069B" w:rsidP="0006017B">
            <w:pPr>
              <w:rPr>
                <w:i/>
                <w:iCs/>
                <w:lang w:val="en-US"/>
              </w:rPr>
            </w:pPr>
          </w:p>
        </w:tc>
        <w:tc>
          <w:tcPr>
            <w:tcW w:w="2616" w:type="dxa"/>
          </w:tcPr>
          <w:p w14:paraId="43D9FD4B" w14:textId="609360E2" w:rsidR="008C069B" w:rsidRDefault="00586916" w:rsidP="0006017B">
            <w:r>
              <w:rPr>
                <w:noProof/>
              </w:rPr>
              <w:drawing>
                <wp:anchor distT="0" distB="0" distL="114300" distR="114300" simplePos="0" relativeHeight="251665408" behindDoc="0" locked="0" layoutInCell="1" allowOverlap="1" wp14:anchorId="6B5F4142" wp14:editId="17AC953E">
                  <wp:simplePos x="0" y="0"/>
                  <wp:positionH relativeFrom="column">
                    <wp:posOffset>171238</wp:posOffset>
                  </wp:positionH>
                  <wp:positionV relativeFrom="paragraph">
                    <wp:posOffset>26035</wp:posOffset>
                  </wp:positionV>
                  <wp:extent cx="1287145" cy="677545"/>
                  <wp:effectExtent l="0" t="0" r="825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87145" cy="677545"/>
                          </a:xfrm>
                          <a:prstGeom prst="rect">
                            <a:avLst/>
                          </a:prstGeom>
                          <a:noFill/>
                          <a:ln>
                            <a:noFill/>
                          </a:ln>
                        </pic:spPr>
                      </pic:pic>
                    </a:graphicData>
                  </a:graphic>
                </wp:anchor>
              </w:drawing>
            </w:r>
          </w:p>
        </w:tc>
        <w:tc>
          <w:tcPr>
            <w:tcW w:w="1517" w:type="dxa"/>
          </w:tcPr>
          <w:p w14:paraId="1CD6FB4B" w14:textId="2000F1FE" w:rsidR="008C069B" w:rsidRPr="00586916" w:rsidRDefault="00586916" w:rsidP="0006017B">
            <w:pPr>
              <w:rPr>
                <w:i/>
                <w:iCs/>
                <w:lang w:val="en-US"/>
              </w:rPr>
            </w:pPr>
            <w:r>
              <w:rPr>
                <w:i/>
                <w:iCs/>
                <w:lang w:val="en-US"/>
              </w:rPr>
              <w:t>Activity</w:t>
            </w:r>
          </w:p>
        </w:tc>
        <w:tc>
          <w:tcPr>
            <w:tcW w:w="2298" w:type="dxa"/>
          </w:tcPr>
          <w:p w14:paraId="7E7325F0" w14:textId="1ECA1B63" w:rsidR="008C069B" w:rsidRPr="00586916" w:rsidRDefault="00586916" w:rsidP="0006017B">
            <w:pPr>
              <w:rPr>
                <w:lang w:val="en-US"/>
              </w:rPr>
            </w:pPr>
            <w:r>
              <w:rPr>
                <w:lang w:val="en-US"/>
              </w:rPr>
              <w:t>Menandakan sebuah aktivitas</w:t>
            </w:r>
          </w:p>
        </w:tc>
      </w:tr>
      <w:tr w:rsidR="008C069B" w14:paraId="7460A8F6" w14:textId="77777777" w:rsidTr="00586916">
        <w:tc>
          <w:tcPr>
            <w:tcW w:w="1496" w:type="dxa"/>
            <w:tcBorders>
              <w:top w:val="nil"/>
              <w:bottom w:val="nil"/>
            </w:tcBorders>
          </w:tcPr>
          <w:p w14:paraId="644F95A6" w14:textId="77777777" w:rsidR="008C069B" w:rsidRDefault="008C069B" w:rsidP="0006017B">
            <w:pPr>
              <w:rPr>
                <w:i/>
                <w:iCs/>
                <w:lang w:val="en-US"/>
              </w:rPr>
            </w:pPr>
          </w:p>
        </w:tc>
        <w:tc>
          <w:tcPr>
            <w:tcW w:w="2616" w:type="dxa"/>
          </w:tcPr>
          <w:p w14:paraId="5C2CF1EC" w14:textId="6EFBD38A" w:rsidR="008C069B" w:rsidRDefault="00586916" w:rsidP="0006017B">
            <w:r>
              <w:rPr>
                <w:noProof/>
              </w:rPr>
              <w:drawing>
                <wp:anchor distT="0" distB="0" distL="114300" distR="114300" simplePos="0" relativeHeight="251666432" behindDoc="0" locked="0" layoutInCell="1" allowOverlap="1" wp14:anchorId="07239D9C" wp14:editId="437C095A">
                  <wp:simplePos x="0" y="0"/>
                  <wp:positionH relativeFrom="column">
                    <wp:posOffset>306705</wp:posOffset>
                  </wp:positionH>
                  <wp:positionV relativeFrom="paragraph">
                    <wp:posOffset>16933</wp:posOffset>
                  </wp:positionV>
                  <wp:extent cx="1024255" cy="550545"/>
                  <wp:effectExtent l="0" t="0" r="444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24255" cy="550545"/>
                          </a:xfrm>
                          <a:prstGeom prst="rect">
                            <a:avLst/>
                          </a:prstGeom>
                          <a:noFill/>
                          <a:ln>
                            <a:noFill/>
                          </a:ln>
                        </pic:spPr>
                      </pic:pic>
                    </a:graphicData>
                  </a:graphic>
                </wp:anchor>
              </w:drawing>
            </w:r>
          </w:p>
        </w:tc>
        <w:tc>
          <w:tcPr>
            <w:tcW w:w="1517" w:type="dxa"/>
          </w:tcPr>
          <w:p w14:paraId="4349C4CC" w14:textId="2752C7A5" w:rsidR="008C069B" w:rsidRPr="00586916" w:rsidRDefault="00586916" w:rsidP="0006017B">
            <w:pPr>
              <w:rPr>
                <w:i/>
                <w:iCs/>
                <w:lang w:val="en-US"/>
              </w:rPr>
            </w:pPr>
            <w:r>
              <w:rPr>
                <w:i/>
                <w:iCs/>
                <w:lang w:val="en-US"/>
              </w:rPr>
              <w:t>Decision</w:t>
            </w:r>
          </w:p>
        </w:tc>
        <w:tc>
          <w:tcPr>
            <w:tcW w:w="2298" w:type="dxa"/>
          </w:tcPr>
          <w:p w14:paraId="000FACB1" w14:textId="1CDC7170" w:rsidR="008C069B" w:rsidRPr="00586916" w:rsidRDefault="00586916" w:rsidP="0006017B">
            <w:pPr>
              <w:rPr>
                <w:lang w:val="en-US"/>
              </w:rPr>
            </w:pPr>
            <w:r>
              <w:rPr>
                <w:lang w:val="en-US"/>
              </w:rPr>
              <w:t>Pilihan untuk mengambil keputusan</w:t>
            </w:r>
          </w:p>
        </w:tc>
      </w:tr>
      <w:tr w:rsidR="008C069B" w14:paraId="1575467B" w14:textId="77777777" w:rsidTr="00586916">
        <w:tc>
          <w:tcPr>
            <w:tcW w:w="1496" w:type="dxa"/>
            <w:tcBorders>
              <w:top w:val="nil"/>
              <w:bottom w:val="nil"/>
            </w:tcBorders>
          </w:tcPr>
          <w:p w14:paraId="33E30657" w14:textId="77777777" w:rsidR="008C069B" w:rsidRDefault="008C069B" w:rsidP="0006017B">
            <w:pPr>
              <w:rPr>
                <w:i/>
                <w:iCs/>
                <w:lang w:val="en-US"/>
              </w:rPr>
            </w:pPr>
          </w:p>
        </w:tc>
        <w:tc>
          <w:tcPr>
            <w:tcW w:w="2616" w:type="dxa"/>
          </w:tcPr>
          <w:p w14:paraId="277712CC" w14:textId="71FEFF9A" w:rsidR="008C069B" w:rsidRDefault="00586916" w:rsidP="0006017B">
            <w:r>
              <w:rPr>
                <w:noProof/>
              </w:rPr>
              <w:drawing>
                <wp:anchor distT="0" distB="0" distL="114300" distR="114300" simplePos="0" relativeHeight="251667456" behindDoc="0" locked="0" layoutInCell="1" allowOverlap="1" wp14:anchorId="5CC6496F" wp14:editId="53275842">
                  <wp:simplePos x="0" y="0"/>
                  <wp:positionH relativeFrom="column">
                    <wp:posOffset>281305</wp:posOffset>
                  </wp:positionH>
                  <wp:positionV relativeFrom="paragraph">
                    <wp:posOffset>42333</wp:posOffset>
                  </wp:positionV>
                  <wp:extent cx="1049655" cy="4997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49655" cy="499745"/>
                          </a:xfrm>
                          <a:prstGeom prst="rect">
                            <a:avLst/>
                          </a:prstGeom>
                          <a:noFill/>
                          <a:ln>
                            <a:noFill/>
                          </a:ln>
                        </pic:spPr>
                      </pic:pic>
                    </a:graphicData>
                  </a:graphic>
                </wp:anchor>
              </w:drawing>
            </w:r>
          </w:p>
        </w:tc>
        <w:tc>
          <w:tcPr>
            <w:tcW w:w="1517" w:type="dxa"/>
          </w:tcPr>
          <w:p w14:paraId="1E18D1C3" w14:textId="34838E73" w:rsidR="008C069B" w:rsidRPr="00586916" w:rsidRDefault="00586916" w:rsidP="0006017B">
            <w:pPr>
              <w:rPr>
                <w:i/>
                <w:iCs/>
                <w:lang w:val="en-US"/>
              </w:rPr>
            </w:pPr>
            <w:r>
              <w:rPr>
                <w:i/>
                <w:iCs/>
                <w:lang w:val="en-US"/>
              </w:rPr>
              <w:t>Merge</w:t>
            </w:r>
          </w:p>
        </w:tc>
        <w:tc>
          <w:tcPr>
            <w:tcW w:w="2298" w:type="dxa"/>
          </w:tcPr>
          <w:p w14:paraId="3933DB6A" w14:textId="478CBFB3" w:rsidR="008C069B" w:rsidRPr="00586916" w:rsidRDefault="00586916" w:rsidP="0006017B">
            <w:pPr>
              <w:rPr>
                <w:i/>
                <w:iCs/>
                <w:lang w:val="en-US"/>
              </w:rPr>
            </w:pPr>
            <w:r>
              <w:rPr>
                <w:lang w:val="en-US"/>
              </w:rPr>
              <w:t xml:space="preserve">Mengabungkan </w:t>
            </w:r>
            <w:r>
              <w:rPr>
                <w:i/>
                <w:iCs/>
                <w:lang w:val="en-US"/>
              </w:rPr>
              <w:t>flow.</w:t>
            </w:r>
          </w:p>
        </w:tc>
      </w:tr>
      <w:tr w:rsidR="00586916" w14:paraId="072CF364" w14:textId="77777777" w:rsidTr="008C069B">
        <w:tc>
          <w:tcPr>
            <w:tcW w:w="1496" w:type="dxa"/>
            <w:tcBorders>
              <w:top w:val="nil"/>
            </w:tcBorders>
          </w:tcPr>
          <w:p w14:paraId="56B59504" w14:textId="77777777" w:rsidR="00586916" w:rsidRDefault="00586916" w:rsidP="0006017B">
            <w:pPr>
              <w:rPr>
                <w:i/>
                <w:iCs/>
                <w:lang w:val="en-US"/>
              </w:rPr>
            </w:pPr>
          </w:p>
        </w:tc>
        <w:tc>
          <w:tcPr>
            <w:tcW w:w="2616" w:type="dxa"/>
          </w:tcPr>
          <w:p w14:paraId="0F229233" w14:textId="2F6306D3" w:rsidR="00586916" w:rsidRDefault="00586916" w:rsidP="0006017B">
            <w:pPr>
              <w:rPr>
                <w:noProof/>
              </w:rPr>
            </w:pPr>
            <w:r>
              <w:rPr>
                <w:noProof/>
              </w:rPr>
              <w:drawing>
                <wp:anchor distT="0" distB="0" distL="114300" distR="114300" simplePos="0" relativeHeight="251668480" behindDoc="0" locked="0" layoutInCell="1" allowOverlap="1" wp14:anchorId="365292B6" wp14:editId="6C77659E">
                  <wp:simplePos x="0" y="0"/>
                  <wp:positionH relativeFrom="column">
                    <wp:posOffset>52705</wp:posOffset>
                  </wp:positionH>
                  <wp:positionV relativeFrom="paragraph">
                    <wp:posOffset>87841</wp:posOffset>
                  </wp:positionV>
                  <wp:extent cx="1388745" cy="313055"/>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88745" cy="313055"/>
                          </a:xfrm>
                          <a:prstGeom prst="rect">
                            <a:avLst/>
                          </a:prstGeom>
                          <a:noFill/>
                          <a:ln>
                            <a:noFill/>
                          </a:ln>
                        </pic:spPr>
                      </pic:pic>
                    </a:graphicData>
                  </a:graphic>
                </wp:anchor>
              </w:drawing>
            </w:r>
          </w:p>
        </w:tc>
        <w:tc>
          <w:tcPr>
            <w:tcW w:w="1517" w:type="dxa"/>
          </w:tcPr>
          <w:p w14:paraId="3C4F568A" w14:textId="18781530" w:rsidR="00586916" w:rsidRPr="00586916" w:rsidRDefault="00586916" w:rsidP="0006017B">
            <w:pPr>
              <w:rPr>
                <w:i/>
                <w:iCs/>
                <w:lang w:val="en-US"/>
              </w:rPr>
            </w:pPr>
            <w:r>
              <w:rPr>
                <w:i/>
                <w:iCs/>
                <w:lang w:val="en-US"/>
              </w:rPr>
              <w:t>Control Flow</w:t>
            </w:r>
          </w:p>
        </w:tc>
        <w:tc>
          <w:tcPr>
            <w:tcW w:w="2298" w:type="dxa"/>
          </w:tcPr>
          <w:p w14:paraId="4AB7C5D2" w14:textId="58F36A2E" w:rsidR="00586916" w:rsidRPr="00586916" w:rsidRDefault="00586916" w:rsidP="0006017B">
            <w:pPr>
              <w:rPr>
                <w:lang w:val="en-US"/>
              </w:rPr>
            </w:pPr>
            <w:r>
              <w:rPr>
                <w:lang w:val="en-US"/>
              </w:rPr>
              <w:t>Arus aktivitas</w:t>
            </w:r>
          </w:p>
        </w:tc>
      </w:tr>
    </w:tbl>
    <w:p w14:paraId="02B810A4" w14:textId="0D3D5875" w:rsidR="00402406" w:rsidRDefault="00402406" w:rsidP="0006017B"/>
    <w:p w14:paraId="057729A5" w14:textId="478547B4" w:rsidR="00586916" w:rsidRDefault="00586916" w:rsidP="0006017B"/>
    <w:p w14:paraId="5F1C9709" w14:textId="66DB1B85" w:rsidR="00586916" w:rsidRDefault="00586916" w:rsidP="0006017B"/>
    <w:tbl>
      <w:tblPr>
        <w:tblStyle w:val="TableGrid"/>
        <w:tblW w:w="0" w:type="auto"/>
        <w:tblLook w:val="04A0" w:firstRow="1" w:lastRow="0" w:firstColumn="1" w:lastColumn="0" w:noHBand="0" w:noVBand="1"/>
      </w:tblPr>
      <w:tblGrid>
        <w:gridCol w:w="1904"/>
        <w:gridCol w:w="2136"/>
        <w:gridCol w:w="1908"/>
        <w:gridCol w:w="1979"/>
      </w:tblGrid>
      <w:tr w:rsidR="00586916" w14:paraId="7E91F8A3" w14:textId="77777777" w:rsidTr="004748C1">
        <w:tc>
          <w:tcPr>
            <w:tcW w:w="1981" w:type="dxa"/>
            <w:tcBorders>
              <w:bottom w:val="single" w:sz="4" w:space="0" w:color="auto"/>
            </w:tcBorders>
          </w:tcPr>
          <w:p w14:paraId="5F02CA49" w14:textId="5E7606AB" w:rsidR="00586916" w:rsidRPr="00586916" w:rsidRDefault="00586916" w:rsidP="002C7CF1">
            <w:pPr>
              <w:jc w:val="center"/>
              <w:rPr>
                <w:b/>
                <w:bCs/>
                <w:lang w:val="en-US"/>
              </w:rPr>
            </w:pPr>
            <w:r>
              <w:rPr>
                <w:b/>
                <w:bCs/>
                <w:lang w:val="en-US"/>
              </w:rPr>
              <w:lastRenderedPageBreak/>
              <w:t>Jenis</w:t>
            </w:r>
          </w:p>
        </w:tc>
        <w:tc>
          <w:tcPr>
            <w:tcW w:w="1982" w:type="dxa"/>
          </w:tcPr>
          <w:p w14:paraId="09173DD2" w14:textId="57D272F2" w:rsidR="00586916" w:rsidRPr="00586916" w:rsidRDefault="00586916" w:rsidP="002C7CF1">
            <w:pPr>
              <w:jc w:val="center"/>
              <w:rPr>
                <w:b/>
                <w:bCs/>
                <w:lang w:val="en-US"/>
              </w:rPr>
            </w:pPr>
            <w:r>
              <w:rPr>
                <w:b/>
                <w:bCs/>
                <w:lang w:val="en-US"/>
              </w:rPr>
              <w:t>Notasi/ Lambang</w:t>
            </w:r>
          </w:p>
        </w:tc>
        <w:tc>
          <w:tcPr>
            <w:tcW w:w="1982" w:type="dxa"/>
          </w:tcPr>
          <w:p w14:paraId="5BAB58F6" w14:textId="3FF54788" w:rsidR="00586916" w:rsidRPr="00586916" w:rsidRDefault="00586916" w:rsidP="002C7CF1">
            <w:pPr>
              <w:jc w:val="center"/>
              <w:rPr>
                <w:b/>
                <w:bCs/>
                <w:lang w:val="en-US"/>
              </w:rPr>
            </w:pPr>
            <w:r>
              <w:rPr>
                <w:b/>
                <w:bCs/>
                <w:lang w:val="en-US"/>
              </w:rPr>
              <w:t>Nama</w:t>
            </w:r>
          </w:p>
        </w:tc>
        <w:tc>
          <w:tcPr>
            <w:tcW w:w="1982" w:type="dxa"/>
          </w:tcPr>
          <w:p w14:paraId="5780ADA2" w14:textId="36CCBF33" w:rsidR="00586916" w:rsidRPr="00586916" w:rsidRDefault="00586916" w:rsidP="002C7CF1">
            <w:pPr>
              <w:jc w:val="center"/>
              <w:rPr>
                <w:b/>
                <w:bCs/>
                <w:lang w:val="en-US"/>
              </w:rPr>
            </w:pPr>
            <w:r>
              <w:rPr>
                <w:b/>
                <w:bCs/>
                <w:lang w:val="en-US"/>
              </w:rPr>
              <w:t>Arti</w:t>
            </w:r>
          </w:p>
        </w:tc>
      </w:tr>
      <w:tr w:rsidR="00586916" w14:paraId="6F94712D" w14:textId="77777777" w:rsidTr="004748C1">
        <w:tc>
          <w:tcPr>
            <w:tcW w:w="1981" w:type="dxa"/>
            <w:tcBorders>
              <w:bottom w:val="nil"/>
            </w:tcBorders>
          </w:tcPr>
          <w:p w14:paraId="40FC8EC9" w14:textId="296CA2B6" w:rsidR="00586916" w:rsidRPr="00586916" w:rsidRDefault="00586916" w:rsidP="0006017B">
            <w:pPr>
              <w:rPr>
                <w:i/>
                <w:iCs/>
                <w:lang w:val="en-US"/>
              </w:rPr>
            </w:pPr>
            <w:r>
              <w:rPr>
                <w:i/>
                <w:iCs/>
                <w:lang w:val="en-US"/>
              </w:rPr>
              <w:t>UML – Sequence Diagram</w:t>
            </w:r>
          </w:p>
        </w:tc>
        <w:tc>
          <w:tcPr>
            <w:tcW w:w="1982" w:type="dxa"/>
          </w:tcPr>
          <w:p w14:paraId="33FE7B61" w14:textId="44B02FD6" w:rsidR="00586916" w:rsidRDefault="002C7CF1" w:rsidP="0006017B">
            <w:r>
              <w:rPr>
                <w:noProof/>
              </w:rPr>
              <w:drawing>
                <wp:anchor distT="0" distB="0" distL="114300" distR="114300" simplePos="0" relativeHeight="251669504" behindDoc="0" locked="0" layoutInCell="1" allowOverlap="1" wp14:anchorId="1989C81E" wp14:editId="2FF85983">
                  <wp:simplePos x="0" y="0"/>
                  <wp:positionH relativeFrom="column">
                    <wp:posOffset>170604</wp:posOffset>
                  </wp:positionH>
                  <wp:positionV relativeFrom="paragraph">
                    <wp:posOffset>162560</wp:posOffset>
                  </wp:positionV>
                  <wp:extent cx="905510" cy="1075055"/>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05510" cy="10750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82" w:type="dxa"/>
          </w:tcPr>
          <w:p w14:paraId="44D00138" w14:textId="00F3F2B9" w:rsidR="00586916" w:rsidRPr="00586916" w:rsidRDefault="00586916" w:rsidP="0006017B">
            <w:pPr>
              <w:rPr>
                <w:i/>
                <w:iCs/>
                <w:lang w:val="en-US"/>
              </w:rPr>
            </w:pPr>
            <w:r>
              <w:rPr>
                <w:i/>
                <w:iCs/>
                <w:lang w:val="en-US"/>
              </w:rPr>
              <w:t>Actor</w:t>
            </w:r>
          </w:p>
        </w:tc>
        <w:tc>
          <w:tcPr>
            <w:tcW w:w="1982" w:type="dxa"/>
          </w:tcPr>
          <w:p w14:paraId="7ACB9808" w14:textId="613977F8" w:rsidR="00586916" w:rsidRPr="002C7CF1" w:rsidRDefault="002C7CF1" w:rsidP="0006017B">
            <w:pPr>
              <w:rPr>
                <w:lang w:val="en-US"/>
              </w:rPr>
            </w:pPr>
            <w:r>
              <w:rPr>
                <w:lang w:val="en-US"/>
              </w:rPr>
              <w:t>Pengguna sistem atau yang berinteraksi langsung dengan sistem, bisa manusia, aplikasi, atau objek lain</w:t>
            </w:r>
          </w:p>
        </w:tc>
      </w:tr>
      <w:tr w:rsidR="00586916" w14:paraId="7D1B298C" w14:textId="77777777" w:rsidTr="004748C1">
        <w:tc>
          <w:tcPr>
            <w:tcW w:w="1981" w:type="dxa"/>
            <w:tcBorders>
              <w:top w:val="nil"/>
              <w:bottom w:val="nil"/>
            </w:tcBorders>
          </w:tcPr>
          <w:p w14:paraId="2CC6B85F" w14:textId="77777777" w:rsidR="00586916" w:rsidRDefault="00586916" w:rsidP="0006017B"/>
        </w:tc>
        <w:tc>
          <w:tcPr>
            <w:tcW w:w="1982" w:type="dxa"/>
          </w:tcPr>
          <w:p w14:paraId="5E9BD313" w14:textId="0C0D5FC1" w:rsidR="00586916" w:rsidRDefault="002C7CF1" w:rsidP="0006017B">
            <w:r>
              <w:rPr>
                <w:noProof/>
              </w:rPr>
              <w:drawing>
                <wp:anchor distT="0" distB="0" distL="114300" distR="114300" simplePos="0" relativeHeight="251670528" behindDoc="0" locked="0" layoutInCell="1" allowOverlap="1" wp14:anchorId="0DE31B6D" wp14:editId="7A6C0E69">
                  <wp:simplePos x="0" y="0"/>
                  <wp:positionH relativeFrom="column">
                    <wp:posOffset>26670</wp:posOffset>
                  </wp:positionH>
                  <wp:positionV relativeFrom="paragraph">
                    <wp:posOffset>160443</wp:posOffset>
                  </wp:positionV>
                  <wp:extent cx="1168400" cy="5162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68400" cy="516255"/>
                          </a:xfrm>
                          <a:prstGeom prst="rect">
                            <a:avLst/>
                          </a:prstGeom>
                          <a:noFill/>
                          <a:ln>
                            <a:noFill/>
                          </a:ln>
                        </pic:spPr>
                      </pic:pic>
                    </a:graphicData>
                  </a:graphic>
                </wp:anchor>
              </w:drawing>
            </w:r>
          </w:p>
        </w:tc>
        <w:tc>
          <w:tcPr>
            <w:tcW w:w="1982" w:type="dxa"/>
          </w:tcPr>
          <w:p w14:paraId="1AFD7372" w14:textId="4AA10AC0" w:rsidR="00586916" w:rsidRPr="00586916" w:rsidRDefault="00586916" w:rsidP="0006017B">
            <w:pPr>
              <w:rPr>
                <w:i/>
                <w:iCs/>
                <w:lang w:val="en-US"/>
              </w:rPr>
            </w:pPr>
            <w:r>
              <w:rPr>
                <w:i/>
                <w:iCs/>
                <w:lang w:val="en-US"/>
              </w:rPr>
              <w:t>Entity Class</w:t>
            </w:r>
          </w:p>
        </w:tc>
        <w:tc>
          <w:tcPr>
            <w:tcW w:w="1982" w:type="dxa"/>
          </w:tcPr>
          <w:p w14:paraId="08429357" w14:textId="72F7E6ED" w:rsidR="00586916" w:rsidRPr="002C7CF1" w:rsidRDefault="002C7CF1" w:rsidP="0006017B">
            <w:pPr>
              <w:rPr>
                <w:lang w:val="en-US"/>
              </w:rPr>
            </w:pPr>
            <w:r>
              <w:rPr>
                <w:lang w:val="en-US"/>
              </w:rPr>
              <w:t>Menggambarkan sebuah gambaran yang akan dilakukan</w:t>
            </w:r>
          </w:p>
        </w:tc>
      </w:tr>
      <w:tr w:rsidR="00586916" w14:paraId="21B72CD2" w14:textId="77777777" w:rsidTr="004748C1">
        <w:tc>
          <w:tcPr>
            <w:tcW w:w="1981" w:type="dxa"/>
            <w:tcBorders>
              <w:top w:val="nil"/>
              <w:bottom w:val="nil"/>
            </w:tcBorders>
          </w:tcPr>
          <w:p w14:paraId="1615E1DD" w14:textId="77777777" w:rsidR="00586916" w:rsidRDefault="00586916" w:rsidP="0006017B"/>
        </w:tc>
        <w:tc>
          <w:tcPr>
            <w:tcW w:w="1982" w:type="dxa"/>
          </w:tcPr>
          <w:p w14:paraId="60869474" w14:textId="4616A792" w:rsidR="00586916" w:rsidRDefault="002C7CF1" w:rsidP="0006017B">
            <w:r>
              <w:rPr>
                <w:noProof/>
              </w:rPr>
              <w:drawing>
                <wp:anchor distT="0" distB="0" distL="114300" distR="114300" simplePos="0" relativeHeight="251671552" behindDoc="0" locked="0" layoutInCell="1" allowOverlap="1" wp14:anchorId="47857A8A" wp14:editId="7E881B93">
                  <wp:simplePos x="0" y="0"/>
                  <wp:positionH relativeFrom="column">
                    <wp:posOffset>-15663</wp:posOffset>
                  </wp:positionH>
                  <wp:positionV relativeFrom="paragraph">
                    <wp:posOffset>85302</wp:posOffset>
                  </wp:positionV>
                  <wp:extent cx="1168400" cy="56705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68400" cy="567055"/>
                          </a:xfrm>
                          <a:prstGeom prst="rect">
                            <a:avLst/>
                          </a:prstGeom>
                          <a:noFill/>
                          <a:ln>
                            <a:noFill/>
                          </a:ln>
                        </pic:spPr>
                      </pic:pic>
                    </a:graphicData>
                  </a:graphic>
                </wp:anchor>
              </w:drawing>
            </w:r>
          </w:p>
        </w:tc>
        <w:tc>
          <w:tcPr>
            <w:tcW w:w="1982" w:type="dxa"/>
          </w:tcPr>
          <w:p w14:paraId="25FA16AF" w14:textId="1AC47A71" w:rsidR="00586916" w:rsidRPr="00586916" w:rsidRDefault="00586916" w:rsidP="0006017B">
            <w:pPr>
              <w:rPr>
                <w:i/>
                <w:iCs/>
                <w:lang w:val="en-US"/>
              </w:rPr>
            </w:pPr>
            <w:r>
              <w:rPr>
                <w:i/>
                <w:iCs/>
                <w:lang w:val="en-US"/>
              </w:rPr>
              <w:t>Boundary class</w:t>
            </w:r>
          </w:p>
        </w:tc>
        <w:tc>
          <w:tcPr>
            <w:tcW w:w="1982" w:type="dxa"/>
          </w:tcPr>
          <w:p w14:paraId="06450AAC" w14:textId="30BB8996" w:rsidR="00586916" w:rsidRPr="002C7CF1" w:rsidRDefault="002C7CF1" w:rsidP="0006017B">
            <w:pPr>
              <w:rPr>
                <w:lang w:val="en-US"/>
              </w:rPr>
            </w:pPr>
            <w:r>
              <w:rPr>
                <w:lang w:val="en-US"/>
              </w:rPr>
              <w:t>Menggambarkan sebuah gambaran dari foem</w:t>
            </w:r>
          </w:p>
        </w:tc>
      </w:tr>
      <w:tr w:rsidR="00586916" w14:paraId="257E4DB3" w14:textId="77777777" w:rsidTr="004748C1">
        <w:tc>
          <w:tcPr>
            <w:tcW w:w="1981" w:type="dxa"/>
            <w:tcBorders>
              <w:top w:val="nil"/>
              <w:bottom w:val="nil"/>
            </w:tcBorders>
          </w:tcPr>
          <w:p w14:paraId="0B3F40F2" w14:textId="77777777" w:rsidR="00586916" w:rsidRDefault="00586916" w:rsidP="0006017B"/>
        </w:tc>
        <w:tc>
          <w:tcPr>
            <w:tcW w:w="1982" w:type="dxa"/>
          </w:tcPr>
          <w:p w14:paraId="14AB306D" w14:textId="4196C5AC" w:rsidR="00586916" w:rsidRDefault="002C7CF1" w:rsidP="0006017B">
            <w:r>
              <w:rPr>
                <w:noProof/>
              </w:rPr>
              <w:drawing>
                <wp:anchor distT="0" distB="0" distL="114300" distR="114300" simplePos="0" relativeHeight="251672576" behindDoc="0" locked="0" layoutInCell="1" allowOverlap="1" wp14:anchorId="1993B8CD" wp14:editId="4BAB0300">
                  <wp:simplePos x="0" y="0"/>
                  <wp:positionH relativeFrom="column">
                    <wp:posOffset>272204</wp:posOffset>
                  </wp:positionH>
                  <wp:positionV relativeFrom="paragraph">
                    <wp:posOffset>42968</wp:posOffset>
                  </wp:positionV>
                  <wp:extent cx="711200" cy="56705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11200" cy="567055"/>
                          </a:xfrm>
                          <a:prstGeom prst="rect">
                            <a:avLst/>
                          </a:prstGeom>
                          <a:noFill/>
                          <a:ln>
                            <a:noFill/>
                          </a:ln>
                        </pic:spPr>
                      </pic:pic>
                    </a:graphicData>
                  </a:graphic>
                </wp:anchor>
              </w:drawing>
            </w:r>
          </w:p>
        </w:tc>
        <w:tc>
          <w:tcPr>
            <w:tcW w:w="1982" w:type="dxa"/>
          </w:tcPr>
          <w:p w14:paraId="066D7508" w14:textId="13E08EB6" w:rsidR="00586916" w:rsidRPr="00586916" w:rsidRDefault="00586916" w:rsidP="0006017B">
            <w:pPr>
              <w:rPr>
                <w:i/>
                <w:iCs/>
                <w:lang w:val="en-US"/>
              </w:rPr>
            </w:pPr>
            <w:r>
              <w:rPr>
                <w:i/>
                <w:iCs/>
                <w:lang w:val="en-US"/>
              </w:rPr>
              <w:t>Control Class</w:t>
            </w:r>
          </w:p>
        </w:tc>
        <w:tc>
          <w:tcPr>
            <w:tcW w:w="1982" w:type="dxa"/>
          </w:tcPr>
          <w:p w14:paraId="302F668F" w14:textId="0513BA7D" w:rsidR="00586916" w:rsidRPr="002C7CF1" w:rsidRDefault="002C7CF1" w:rsidP="0006017B">
            <w:pPr>
              <w:rPr>
                <w:lang w:val="en-US"/>
              </w:rPr>
            </w:pPr>
            <w:r>
              <w:rPr>
                <w:lang w:val="en-US"/>
              </w:rPr>
              <w:t xml:space="preserve">Menggambarkan penghubung antara </w:t>
            </w:r>
            <w:r>
              <w:rPr>
                <w:i/>
                <w:iCs/>
                <w:lang w:val="en-US"/>
              </w:rPr>
              <w:t xml:space="preserve">boundary </w:t>
            </w:r>
            <w:r>
              <w:rPr>
                <w:lang w:val="en-US"/>
              </w:rPr>
              <w:t>dengan table</w:t>
            </w:r>
          </w:p>
        </w:tc>
      </w:tr>
      <w:tr w:rsidR="00586916" w14:paraId="56C2C8E1" w14:textId="77777777" w:rsidTr="004748C1">
        <w:tc>
          <w:tcPr>
            <w:tcW w:w="1981" w:type="dxa"/>
            <w:tcBorders>
              <w:top w:val="nil"/>
              <w:bottom w:val="nil"/>
            </w:tcBorders>
          </w:tcPr>
          <w:p w14:paraId="79778605" w14:textId="77777777" w:rsidR="00586916" w:rsidRDefault="00586916" w:rsidP="0006017B"/>
        </w:tc>
        <w:tc>
          <w:tcPr>
            <w:tcW w:w="1982" w:type="dxa"/>
          </w:tcPr>
          <w:p w14:paraId="795D5E48" w14:textId="6D731487" w:rsidR="00586916" w:rsidRDefault="002C7CF1" w:rsidP="0006017B">
            <w:r>
              <w:rPr>
                <w:noProof/>
              </w:rPr>
              <w:drawing>
                <wp:anchor distT="0" distB="0" distL="114300" distR="114300" simplePos="0" relativeHeight="251673600" behindDoc="0" locked="0" layoutInCell="1" allowOverlap="1" wp14:anchorId="68F20A4B" wp14:editId="4E568D7B">
                  <wp:simplePos x="0" y="0"/>
                  <wp:positionH relativeFrom="column">
                    <wp:posOffset>179070</wp:posOffset>
                  </wp:positionH>
                  <wp:positionV relativeFrom="paragraph">
                    <wp:posOffset>17569</wp:posOffset>
                  </wp:positionV>
                  <wp:extent cx="821055" cy="6858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21055" cy="685800"/>
                          </a:xfrm>
                          <a:prstGeom prst="rect">
                            <a:avLst/>
                          </a:prstGeom>
                          <a:noFill/>
                          <a:ln>
                            <a:noFill/>
                          </a:ln>
                        </pic:spPr>
                      </pic:pic>
                    </a:graphicData>
                  </a:graphic>
                </wp:anchor>
              </w:drawing>
            </w:r>
          </w:p>
        </w:tc>
        <w:tc>
          <w:tcPr>
            <w:tcW w:w="1982" w:type="dxa"/>
          </w:tcPr>
          <w:p w14:paraId="0DF6E2BA" w14:textId="1AAADD4A" w:rsidR="00586916" w:rsidRPr="00586916" w:rsidRDefault="00586916" w:rsidP="0006017B">
            <w:pPr>
              <w:rPr>
                <w:i/>
                <w:iCs/>
                <w:lang w:val="en-US"/>
              </w:rPr>
            </w:pPr>
            <w:r>
              <w:rPr>
                <w:i/>
                <w:iCs/>
                <w:lang w:val="en-US"/>
              </w:rPr>
              <w:t>A focus of Control &amp; A Life Line</w:t>
            </w:r>
          </w:p>
        </w:tc>
        <w:tc>
          <w:tcPr>
            <w:tcW w:w="1982" w:type="dxa"/>
          </w:tcPr>
          <w:p w14:paraId="5364A2B5" w14:textId="048C57C8" w:rsidR="00586916" w:rsidRPr="002C7CF1" w:rsidRDefault="002C7CF1" w:rsidP="0006017B">
            <w:pPr>
              <w:rPr>
                <w:i/>
                <w:iCs/>
                <w:lang w:val="en-US"/>
              </w:rPr>
            </w:pPr>
            <w:r>
              <w:rPr>
                <w:lang w:val="en-US"/>
              </w:rPr>
              <w:t xml:space="preserve">Menggambarkan tempat mulai dan berakhirnya </w:t>
            </w:r>
            <w:r>
              <w:rPr>
                <w:i/>
                <w:iCs/>
                <w:lang w:val="en-US"/>
              </w:rPr>
              <w:t>message</w:t>
            </w:r>
          </w:p>
        </w:tc>
      </w:tr>
      <w:tr w:rsidR="00586916" w14:paraId="2FB9BC61" w14:textId="77777777" w:rsidTr="004748C1">
        <w:tc>
          <w:tcPr>
            <w:tcW w:w="1981" w:type="dxa"/>
            <w:tcBorders>
              <w:top w:val="nil"/>
              <w:bottom w:val="single" w:sz="4" w:space="0" w:color="auto"/>
            </w:tcBorders>
          </w:tcPr>
          <w:p w14:paraId="30A37D61" w14:textId="77777777" w:rsidR="00586916" w:rsidRDefault="00586916" w:rsidP="0006017B"/>
        </w:tc>
        <w:tc>
          <w:tcPr>
            <w:tcW w:w="1982" w:type="dxa"/>
          </w:tcPr>
          <w:p w14:paraId="0B0DB60D" w14:textId="3586C61D" w:rsidR="00586916" w:rsidRDefault="002C7CF1" w:rsidP="0006017B">
            <w:r>
              <w:rPr>
                <w:noProof/>
              </w:rPr>
              <w:drawing>
                <wp:anchor distT="0" distB="0" distL="114300" distR="114300" simplePos="0" relativeHeight="251674624" behindDoc="0" locked="0" layoutInCell="1" allowOverlap="1" wp14:anchorId="2EB71AF5" wp14:editId="6119A367">
                  <wp:simplePos x="0" y="0"/>
                  <wp:positionH relativeFrom="column">
                    <wp:posOffset>1270</wp:posOffset>
                  </wp:positionH>
                  <wp:positionV relativeFrom="paragraph">
                    <wp:posOffset>0</wp:posOffset>
                  </wp:positionV>
                  <wp:extent cx="1210945" cy="313055"/>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10945" cy="313055"/>
                          </a:xfrm>
                          <a:prstGeom prst="rect">
                            <a:avLst/>
                          </a:prstGeom>
                          <a:noFill/>
                          <a:ln>
                            <a:noFill/>
                          </a:ln>
                        </pic:spPr>
                      </pic:pic>
                    </a:graphicData>
                  </a:graphic>
                </wp:anchor>
              </w:drawing>
            </w:r>
          </w:p>
        </w:tc>
        <w:tc>
          <w:tcPr>
            <w:tcW w:w="1982" w:type="dxa"/>
          </w:tcPr>
          <w:p w14:paraId="280DD2F6" w14:textId="385381B7" w:rsidR="00586916" w:rsidRPr="002C7CF1" w:rsidRDefault="002C7CF1" w:rsidP="0006017B">
            <w:pPr>
              <w:rPr>
                <w:i/>
                <w:iCs/>
                <w:lang w:val="en-US"/>
              </w:rPr>
            </w:pPr>
            <w:r>
              <w:rPr>
                <w:i/>
                <w:iCs/>
                <w:lang w:val="en-US"/>
              </w:rPr>
              <w:t>A Message</w:t>
            </w:r>
          </w:p>
        </w:tc>
        <w:tc>
          <w:tcPr>
            <w:tcW w:w="1982" w:type="dxa"/>
          </w:tcPr>
          <w:p w14:paraId="3562F0B9" w14:textId="6D5B8DEE" w:rsidR="00586916" w:rsidRPr="002C7CF1" w:rsidRDefault="002C7CF1" w:rsidP="0006017B">
            <w:pPr>
              <w:rPr>
                <w:lang w:val="en-US"/>
              </w:rPr>
            </w:pPr>
            <w:r>
              <w:rPr>
                <w:lang w:val="en-US"/>
              </w:rPr>
              <w:t>Menggamabarkan pengiriman pesan</w:t>
            </w:r>
          </w:p>
        </w:tc>
      </w:tr>
    </w:tbl>
    <w:p w14:paraId="7EBBA2B1" w14:textId="5502EE84" w:rsidR="00586916" w:rsidRDefault="00586916" w:rsidP="0006017B"/>
    <w:p w14:paraId="6C853323" w14:textId="4D07C937" w:rsidR="00586916" w:rsidRDefault="00586916" w:rsidP="0006017B"/>
    <w:p w14:paraId="3EBF146E" w14:textId="437F8472" w:rsidR="00586916" w:rsidRDefault="00586916" w:rsidP="0006017B"/>
    <w:p w14:paraId="0E08E401" w14:textId="77777777" w:rsidR="00586916" w:rsidRDefault="00586916" w:rsidP="0006017B"/>
    <w:p w14:paraId="6A631CE6" w14:textId="77777777" w:rsidR="00402406" w:rsidRDefault="00402406" w:rsidP="0006017B">
      <w:r>
        <w:t>Referensi:</w:t>
      </w:r>
    </w:p>
    <w:p w14:paraId="0EE4974B" w14:textId="669F30B3" w:rsidR="00402406" w:rsidRDefault="002C7CF1" w:rsidP="0006017B">
      <w:pPr>
        <w:rPr>
          <w:lang w:val="en-US"/>
        </w:rPr>
      </w:pPr>
      <w:r>
        <w:rPr>
          <w:lang w:val="en-US"/>
        </w:rPr>
        <w:t>A. Nugroho, Rekayasa Perangkat Lunak Menggunakan UML &amp; Java, Yogyakarta:</w:t>
      </w:r>
    </w:p>
    <w:p w14:paraId="041C29FC" w14:textId="6CF5EFDE" w:rsidR="002C7CF1" w:rsidRDefault="002C7CF1" w:rsidP="0006017B">
      <w:pPr>
        <w:rPr>
          <w:lang w:val="en-US"/>
        </w:rPr>
      </w:pPr>
      <w:r>
        <w:rPr>
          <w:lang w:val="en-US"/>
        </w:rPr>
        <w:t>ANDI,2010.</w:t>
      </w:r>
    </w:p>
    <w:p w14:paraId="3200014C" w14:textId="5FD5312A" w:rsidR="002C7CF1" w:rsidRDefault="002C7CF1" w:rsidP="0006017B">
      <w:pPr>
        <w:rPr>
          <w:lang w:val="en-US"/>
        </w:rPr>
      </w:pPr>
      <w:r>
        <w:rPr>
          <w:lang w:val="en-US"/>
        </w:rPr>
        <w:t xml:space="preserve">M. Fowler, UML Distilled Third </w:t>
      </w:r>
      <w:r>
        <w:rPr>
          <w:i/>
          <w:iCs/>
          <w:lang w:val="en-US"/>
        </w:rPr>
        <w:t xml:space="preserve">Edition </w:t>
      </w:r>
      <w:r>
        <w:rPr>
          <w:lang w:val="en-US"/>
        </w:rPr>
        <w:t>A Brief Guide to the Standard Object</w:t>
      </w:r>
    </w:p>
    <w:p w14:paraId="10CC0E33" w14:textId="1DE6AF3E" w:rsidR="002C7CF1" w:rsidRPr="002C7CF1" w:rsidRDefault="002C7CF1" w:rsidP="0006017B">
      <w:pPr>
        <w:rPr>
          <w:lang w:val="en-US"/>
        </w:rPr>
      </w:pPr>
      <w:r>
        <w:rPr>
          <w:lang w:val="en-US"/>
        </w:rPr>
        <w:t>Modeling Language, Canada: Pearson Education, Inc, 2003</w:t>
      </w:r>
    </w:p>
    <w:p w14:paraId="728CE173" w14:textId="77777777" w:rsidR="00402406" w:rsidRPr="004E347A" w:rsidRDefault="00402406" w:rsidP="0006017B"/>
    <w:p w14:paraId="21B1E460"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40930A6C" w14:textId="77777777" w:rsidR="0006017B" w:rsidRPr="004E347A" w:rsidRDefault="0006017B" w:rsidP="0006017B">
      <w:pPr>
        <w:pStyle w:val="Heading1"/>
        <w:numPr>
          <w:ilvl w:val="0"/>
          <w:numId w:val="0"/>
        </w:numPr>
      </w:pPr>
      <w:bookmarkStart w:id="23" w:name="_Toc24719672"/>
      <w:bookmarkStart w:id="24" w:name="_Toc74879893"/>
      <w:r w:rsidRPr="004E347A">
        <w:lastRenderedPageBreak/>
        <w:t>DAFTAR SINGKATAN</w:t>
      </w:r>
      <w:bookmarkEnd w:id="23"/>
      <w:bookmarkEnd w:id="24"/>
    </w:p>
    <w:p w14:paraId="64039904" w14:textId="77777777" w:rsidR="0006017B" w:rsidRDefault="0006017B" w:rsidP="0006017B"/>
    <w:tbl>
      <w:tblPr>
        <w:tblStyle w:val="TableGrid"/>
        <w:tblW w:w="0" w:type="auto"/>
        <w:tblLook w:val="04A0" w:firstRow="1" w:lastRow="0" w:firstColumn="1" w:lastColumn="0" w:noHBand="0" w:noVBand="1"/>
      </w:tblPr>
      <w:tblGrid>
        <w:gridCol w:w="2203"/>
        <w:gridCol w:w="5724"/>
      </w:tblGrid>
      <w:tr w:rsidR="00E25AAC" w14:paraId="71B7EA1A" w14:textId="77777777" w:rsidTr="002659CA">
        <w:tc>
          <w:tcPr>
            <w:tcW w:w="2203" w:type="dxa"/>
          </w:tcPr>
          <w:p w14:paraId="791208BD" w14:textId="73283B0D" w:rsidR="00E25AAC" w:rsidRPr="001505E2" w:rsidRDefault="001505E2" w:rsidP="0006017B">
            <w:pPr>
              <w:rPr>
                <w:lang w:val="en-US"/>
              </w:rPr>
            </w:pPr>
            <w:r>
              <w:rPr>
                <w:lang w:val="en-US"/>
              </w:rPr>
              <w:t>LMS</w:t>
            </w:r>
          </w:p>
        </w:tc>
        <w:tc>
          <w:tcPr>
            <w:tcW w:w="5724" w:type="dxa"/>
          </w:tcPr>
          <w:p w14:paraId="43E63624" w14:textId="4AE88675" w:rsidR="00E25AAC" w:rsidRPr="001505E2" w:rsidRDefault="001505E2" w:rsidP="0006017B">
            <w:pPr>
              <w:rPr>
                <w:i/>
                <w:iCs/>
              </w:rPr>
            </w:pPr>
            <w:r w:rsidRPr="001505E2">
              <w:rPr>
                <w:i/>
                <w:iCs/>
              </w:rPr>
              <w:t>Learning Management System</w:t>
            </w:r>
          </w:p>
        </w:tc>
      </w:tr>
      <w:tr w:rsidR="00863929" w14:paraId="118A079F" w14:textId="77777777" w:rsidTr="002659CA">
        <w:tc>
          <w:tcPr>
            <w:tcW w:w="2203" w:type="dxa"/>
          </w:tcPr>
          <w:p w14:paraId="379CDE48" w14:textId="11794FAA" w:rsidR="00863929" w:rsidRPr="001505E2" w:rsidRDefault="001505E2" w:rsidP="004B0DF4">
            <w:pPr>
              <w:rPr>
                <w:lang w:val="en-US"/>
              </w:rPr>
            </w:pPr>
            <w:r>
              <w:rPr>
                <w:lang w:val="en-US"/>
              </w:rPr>
              <w:t xml:space="preserve">PHP </w:t>
            </w:r>
          </w:p>
        </w:tc>
        <w:tc>
          <w:tcPr>
            <w:tcW w:w="5724" w:type="dxa"/>
          </w:tcPr>
          <w:p w14:paraId="18084D4B" w14:textId="54D537AE" w:rsidR="00863929" w:rsidRPr="001505E2" w:rsidRDefault="001505E2" w:rsidP="004B0DF4">
            <w:pPr>
              <w:rPr>
                <w:i/>
                <w:iCs/>
              </w:rPr>
            </w:pPr>
            <w:r w:rsidRPr="001505E2">
              <w:rPr>
                <w:i/>
                <w:iCs/>
              </w:rPr>
              <w:t>HypertText Preprocessor</w:t>
            </w:r>
          </w:p>
        </w:tc>
      </w:tr>
      <w:tr w:rsidR="00E25AAC" w14:paraId="3E5DA792" w14:textId="77777777" w:rsidTr="002659CA">
        <w:tc>
          <w:tcPr>
            <w:tcW w:w="2203" w:type="dxa"/>
          </w:tcPr>
          <w:p w14:paraId="14EE7C3E" w14:textId="3F0E3084" w:rsidR="00E25AAC" w:rsidRDefault="002659CA" w:rsidP="0006017B">
            <w:r w:rsidRPr="002659CA">
              <w:t>UIUX</w:t>
            </w:r>
          </w:p>
        </w:tc>
        <w:tc>
          <w:tcPr>
            <w:tcW w:w="5724" w:type="dxa"/>
          </w:tcPr>
          <w:p w14:paraId="1C21238D" w14:textId="428CC0D4" w:rsidR="00E25AAC" w:rsidRPr="002659CA" w:rsidRDefault="002659CA" w:rsidP="0006017B">
            <w:pPr>
              <w:rPr>
                <w:i/>
                <w:iCs/>
              </w:rPr>
            </w:pPr>
            <w:r w:rsidRPr="002659CA">
              <w:rPr>
                <w:i/>
                <w:iCs/>
              </w:rPr>
              <w:t>User Interface</w:t>
            </w:r>
            <w:r>
              <w:rPr>
                <w:i/>
                <w:iCs/>
                <w:lang w:val="en-US"/>
              </w:rPr>
              <w:t xml:space="preserve">, </w:t>
            </w:r>
            <w:r w:rsidRPr="002659CA">
              <w:rPr>
                <w:i/>
                <w:iCs/>
              </w:rPr>
              <w:t>User Experience</w:t>
            </w:r>
          </w:p>
        </w:tc>
      </w:tr>
      <w:tr w:rsidR="002659CA" w14:paraId="1167A4B2" w14:textId="77777777" w:rsidTr="002659CA">
        <w:tc>
          <w:tcPr>
            <w:tcW w:w="2203" w:type="dxa"/>
          </w:tcPr>
          <w:p w14:paraId="0E7B3B6A" w14:textId="478E585D" w:rsidR="002659CA" w:rsidRPr="002659CA" w:rsidRDefault="002659CA" w:rsidP="001505E2">
            <w:pPr>
              <w:tabs>
                <w:tab w:val="right" w:pos="1764"/>
              </w:tabs>
            </w:pPr>
            <w:r w:rsidRPr="002659CA">
              <w:t>CS</w:t>
            </w:r>
          </w:p>
        </w:tc>
        <w:tc>
          <w:tcPr>
            <w:tcW w:w="5724" w:type="dxa"/>
          </w:tcPr>
          <w:p w14:paraId="28A3079C" w14:textId="40331D34" w:rsidR="002659CA" w:rsidRPr="002659CA" w:rsidRDefault="002659CA" w:rsidP="0006017B">
            <w:pPr>
              <w:rPr>
                <w:i/>
                <w:iCs/>
              </w:rPr>
            </w:pPr>
            <w:r w:rsidRPr="002659CA">
              <w:rPr>
                <w:i/>
                <w:iCs/>
              </w:rPr>
              <w:t>cum suis</w:t>
            </w:r>
          </w:p>
        </w:tc>
      </w:tr>
    </w:tbl>
    <w:p w14:paraId="5DA348B7" w14:textId="23D8A74A" w:rsidR="00D26E80" w:rsidRPr="00D26E80" w:rsidRDefault="00D26E80" w:rsidP="00D26E80">
      <w:pPr>
        <w:tabs>
          <w:tab w:val="left" w:pos="1283"/>
        </w:tabs>
        <w:sectPr w:rsidR="00D26E80" w:rsidRPr="00D26E80" w:rsidSect="00226B5C">
          <w:pgSz w:w="11906" w:h="16838"/>
          <w:pgMar w:top="1701" w:right="1701" w:bottom="1701" w:left="2268" w:header="720" w:footer="720" w:gutter="0"/>
          <w:pgNumType w:fmt="lowerRoman"/>
          <w:cols w:space="720"/>
          <w:docGrid w:linePitch="360"/>
        </w:sectPr>
      </w:pPr>
    </w:p>
    <w:p w14:paraId="5C297F2D" w14:textId="71D8B33C" w:rsidR="0006017B" w:rsidRPr="004E347A" w:rsidRDefault="0006017B" w:rsidP="0092066B">
      <w:pPr>
        <w:pStyle w:val="Heading1"/>
        <w:ind w:left="0"/>
      </w:pPr>
      <w:r w:rsidRPr="004E347A">
        <w:lastRenderedPageBreak/>
        <w:br/>
      </w:r>
      <w:bookmarkStart w:id="25" w:name="_Toc24719674"/>
      <w:bookmarkStart w:id="26" w:name="_Toc74879894"/>
      <w:r w:rsidRPr="004E347A">
        <w:t>PENDAHULUAN</w:t>
      </w:r>
      <w:bookmarkEnd w:id="26"/>
      <w:r w:rsidR="006D230B" w:rsidRPr="004E347A">
        <w:t xml:space="preserve"> </w:t>
      </w:r>
      <w:bookmarkEnd w:id="25"/>
    </w:p>
    <w:p w14:paraId="3F00D45D" w14:textId="77777777" w:rsidR="0006017B" w:rsidRPr="004E347A" w:rsidRDefault="0006017B" w:rsidP="0006017B"/>
    <w:p w14:paraId="1DDFC6A9" w14:textId="6C1A6E10" w:rsidR="0006017B" w:rsidRPr="004E347A" w:rsidRDefault="00913AE2" w:rsidP="00913AE2">
      <w:pPr>
        <w:pStyle w:val="Heading2"/>
      </w:pPr>
      <w:bookmarkStart w:id="27" w:name="_Toc24719675"/>
      <w:bookmarkStart w:id="28" w:name="_Toc74879895"/>
      <w:commentRangeStart w:id="29"/>
      <w:r w:rsidRPr="004E347A">
        <w:t>Latar Belakang</w:t>
      </w:r>
      <w:r w:rsidR="006D230B" w:rsidRPr="004E347A">
        <w:t xml:space="preserve"> </w:t>
      </w:r>
      <w:commentRangeEnd w:id="29"/>
      <w:r w:rsidR="00A21B27">
        <w:rPr>
          <w:rStyle w:val="CommentReference"/>
          <w:rFonts w:asciiTheme="minorHAnsi" w:eastAsiaTheme="minorHAnsi" w:hAnsiTheme="minorHAnsi" w:cstheme="minorBidi"/>
          <w:b w:val="0"/>
          <w:color w:val="auto"/>
        </w:rPr>
        <w:commentReference w:id="29"/>
      </w:r>
      <w:bookmarkEnd w:id="27"/>
      <w:bookmarkEnd w:id="28"/>
    </w:p>
    <w:p w14:paraId="1FAC430B" w14:textId="77777777" w:rsidR="00F33E12" w:rsidRDefault="00F33E12" w:rsidP="00F33E12">
      <w:pPr>
        <w:ind w:firstLine="720"/>
      </w:pPr>
      <w:r>
        <w:t>Sumber Daya Manusia adalah, suatu individu yang dapat bekerja sebagai pengguna atau sebagai penggerak suatu organisasi, baik di sekolah, di sekitar lingkungan rumah, dan dilingkungan perkantoran yang biasanya berfungsi sebagai aset yang bisa dilatih dan dikembangkan kemampuannya dalam bekerja.  untuk dari pada itu, sumber daya manusia harus terus di latih dan diberikan ilmu yang berguna agar dapat berkembang menjadi sumber daya yang lebih berkualitas, dengan cara meningkatkan Pendidikan atau sistem pembelajaran yang tidak ketinggalan zaman dan mengajarkannya pada sumber daya tersebut.</w:t>
      </w:r>
    </w:p>
    <w:p w14:paraId="2E94B1F9" w14:textId="77777777" w:rsidR="00F33E12" w:rsidRDefault="00F33E12" w:rsidP="00F33E12">
      <w:pPr>
        <w:ind w:firstLine="720"/>
      </w:pPr>
      <w:r>
        <w:t>Pendidikan merupakan salah satu upaya yang dapat dilakukan, untuk meningkatkan sumber daya manusia dengan sistem pembelajaran, sehingga manusia dapat memiliki keterampilan dan keahlian khusus yang dapat meningkatkan kualitas pada diri nya untuk menjadi manusia lebih baik dan berkualitas. Ilmu dapat diperoleh dari pendidikan formal dan pendidikan non-formal ataupun dari segi lingkungan yang dapat memberikan suatu pengalaman kepada sumber daya manusia tersebut. Namun pada tahun 2020 sumber daya manusia tidak dapat saling berinteraksi secara langsung karena pada tahun 2020 dunia sedang mengalami penyebaran Covid -19 yang dapat menular dengan cara saling berinteraksi secara langsung, oleh karena itu pemerintah menetapkan, semua sumber daya manusia hanya dapat bersekolah ataupun bekerja dari rumah agar dapat memutuskan rantai perkembangan Virus Covid-19.</w:t>
      </w:r>
    </w:p>
    <w:p w14:paraId="197C610C" w14:textId="41BC85C6" w:rsidR="00F33E12" w:rsidRDefault="00F33E12" w:rsidP="00F33E12">
      <w:pPr>
        <w:ind w:firstLine="720"/>
      </w:pPr>
      <w:r>
        <w:t xml:space="preserve">Covid-19 adalah penyakit menular yang disebabkan oleh virus severe acute respiratory syndrome coronavirus 2 atau disebut SARS-COV-2, virus ini dapat menyebabkan gangguan sistem pernapasan, yang dapat menginfeksikan paru paru pada sumber daya manusia, virus ini sangat gampang menular pada sumber daya manusia lainnya, dengan cara perpindahan cairan dari sumber daya manusia yang satu ke sumber daya manusia lainnya, covid-19 merupakan virus yang dapat menyebabkan kematian pada sumber daya manusia yang telah terinfeksi, virus ini hanya dapat disembuhkan dengan cara memperkuat kekebalan tubuh dan </w:t>
      </w:r>
      <w:r>
        <w:lastRenderedPageBreak/>
        <w:t xml:space="preserve">melakukan isolasi mandiri agar tidak menularkan kepada sumber daya manusia lainnya, oleh karena itu pemerintah menerapkan masyarakat untuk tetap beraktifitas didalam rumah agar memutus rantai penularan covid-19. </w:t>
      </w:r>
    </w:p>
    <w:p w14:paraId="7864D32B" w14:textId="3BC4E84D" w:rsidR="003F2D6F" w:rsidRPr="003F2D6F" w:rsidRDefault="007E4C57" w:rsidP="00F33E12">
      <w:pPr>
        <w:ind w:firstLine="720"/>
        <w:rPr>
          <w:lang w:val="en-US"/>
        </w:rPr>
      </w:pPr>
      <w:r w:rsidRPr="007E4C57">
        <w:rPr>
          <w:lang w:val="en-US"/>
        </w:rPr>
        <w:t>Saat ini kita di Indonesia dan beberapa Negara berkembang lainnya masuk pada peradaban era revolusi industry 4.0, dimana era tersebut telah menggantikan sarana dan prasarana yang nota bene berbasis internet.Sejauh ini, digitalisasi pendidikan baru terfokus pada dua hal: Konten belajar dan LMS (Learning Management System).Digital learning atau pembelajaran digital berkembang sebagai upaya dalam mewujudkan sistem pendidikan terpadu dengan membangun konektivitas antar komponen dalam bidang pendidikan sehingga pendidikan akan lebih fleksibel dan dinamis.Dunia klasikal telah beralih pada dunia virtual, aplikasi zoom virtual meeting yang heboh digunakan untuk berbagai pertemuan untuk kepentingan rapat,seminar,dan pengajaran telah di buru dan di manfaatkan untuk upaya tetap eksis dalam beraktifitas bertatap muka tanpa kita harus bertemu secara langsung dan tidak saling bersentuhan.</w:t>
      </w:r>
    </w:p>
    <w:p w14:paraId="0D7DD9B4" w14:textId="4AA47A05" w:rsidR="009A41D2" w:rsidRDefault="00F33E12" w:rsidP="00F33E12">
      <w:pPr>
        <w:ind w:firstLine="720"/>
      </w:pPr>
      <w:bookmarkStart w:id="30" w:name="_Hlk74756844"/>
      <w:r>
        <w:t xml:space="preserve">Scola merupakan perusahaan yang bergerak di bidang Pendidikan dan edukasi, produknya learning management system (digitalisasu prosess pembelejaran di sekolah).Pengguna Scola LMS Kini Anda dapat menghubungkan kebutuhan Guru, Siswa, Orang Tua, Admin serta Kepala Sekolah dengan menciptakan kolaborasi efektif dalam pembelajaran digital. </w:t>
      </w:r>
      <w:bookmarkEnd w:id="30"/>
      <w:r>
        <w:t>Model Pembelajaran dengan Scola LMS sebagai berikut :</w:t>
      </w:r>
    </w:p>
    <w:p w14:paraId="22E9E3DD" w14:textId="1B76012B" w:rsidR="00F33E12" w:rsidRPr="00F33E12" w:rsidRDefault="00F33E12" w:rsidP="00F33E12">
      <w:pPr>
        <w:pStyle w:val="ListParagraph"/>
        <w:numPr>
          <w:ilvl w:val="0"/>
          <w:numId w:val="22"/>
        </w:numPr>
      </w:pPr>
      <w:r>
        <w:rPr>
          <w:lang w:val="en-US"/>
        </w:rPr>
        <w:t>Inovasi Kelas Online</w:t>
      </w:r>
    </w:p>
    <w:p w14:paraId="191785B2" w14:textId="60B06BF5" w:rsidR="00F33E12" w:rsidRPr="00F33E12" w:rsidRDefault="00F33E12" w:rsidP="00F33E12">
      <w:pPr>
        <w:pStyle w:val="ListParagraph"/>
        <w:ind w:left="1440"/>
      </w:pPr>
      <w:r w:rsidRPr="00F33E12">
        <w:t>Membantu sekolah untuk memiliki kelas masa depan dengan teknologi canggih yang akan memberikan pengalaman belajar menyenangkan dan menarik.</w:t>
      </w:r>
    </w:p>
    <w:p w14:paraId="19D82B89" w14:textId="1F310242" w:rsidR="00F33E12" w:rsidRPr="00F33E12" w:rsidRDefault="00F33E12" w:rsidP="00F33E12">
      <w:pPr>
        <w:pStyle w:val="ListParagraph"/>
        <w:numPr>
          <w:ilvl w:val="0"/>
          <w:numId w:val="22"/>
        </w:numPr>
      </w:pPr>
      <w:r>
        <w:rPr>
          <w:lang w:val="en-US"/>
        </w:rPr>
        <w:t>Penerapan Pembelajaran Campuran</w:t>
      </w:r>
    </w:p>
    <w:p w14:paraId="363057D2" w14:textId="1D079159" w:rsidR="00F33E12" w:rsidRPr="00F33E12" w:rsidRDefault="00F33E12" w:rsidP="00F33E12">
      <w:pPr>
        <w:pStyle w:val="ListParagraph"/>
        <w:ind w:left="1440"/>
      </w:pPr>
      <w:r w:rsidRPr="00F33E12">
        <w:t>Peserta didik mempelajari konten belajar di aplikasi Scola LMS diluar kelas atau secara mandiri, kemudian melakukan diskusi dikelas.</w:t>
      </w:r>
    </w:p>
    <w:p w14:paraId="2484C825" w14:textId="34D44DA9" w:rsidR="00F33E12" w:rsidRPr="00F33E12" w:rsidRDefault="00F33E12" w:rsidP="00F33E12">
      <w:pPr>
        <w:pStyle w:val="ListParagraph"/>
        <w:numPr>
          <w:ilvl w:val="0"/>
          <w:numId w:val="22"/>
        </w:numPr>
      </w:pPr>
      <w:r>
        <w:rPr>
          <w:lang w:val="en-US"/>
        </w:rPr>
        <w:t>Kelas Interaktif</w:t>
      </w:r>
    </w:p>
    <w:p w14:paraId="4FB41440" w14:textId="586864C7" w:rsidR="00F33E12" w:rsidRPr="00F33E12" w:rsidRDefault="00F33E12" w:rsidP="00F33E12">
      <w:pPr>
        <w:pStyle w:val="ListParagraph"/>
        <w:ind w:left="1440"/>
      </w:pPr>
      <w:r w:rsidRPr="00F33E12">
        <w:lastRenderedPageBreak/>
        <w:t>Pembelajaran dapat dilakukan secara jarak jauh/online dimana para siswa dan guru dapat saling berinteraksi dengan baik dan terkendali oleh sekolah.</w:t>
      </w:r>
    </w:p>
    <w:p w14:paraId="27482628" w14:textId="3B41983A" w:rsidR="00F33E12" w:rsidRPr="00F33E12" w:rsidRDefault="00F33E12" w:rsidP="00F33E12">
      <w:pPr>
        <w:pStyle w:val="ListParagraph"/>
        <w:numPr>
          <w:ilvl w:val="0"/>
          <w:numId w:val="22"/>
        </w:numPr>
      </w:pPr>
      <w:r>
        <w:rPr>
          <w:lang w:val="en-US"/>
        </w:rPr>
        <w:t>Materi Pembelajaran</w:t>
      </w:r>
    </w:p>
    <w:p w14:paraId="5E79AA1B" w14:textId="2EEB0CBC" w:rsidR="00F33E12" w:rsidRDefault="00F33E12" w:rsidP="00F33E12">
      <w:pPr>
        <w:pStyle w:val="ListParagraph"/>
        <w:ind w:left="1440"/>
      </w:pPr>
      <w:r w:rsidRPr="00F33E12">
        <w:t>Scola LMS menyediakan konten pembelajaran yang sesuai dengan K13 seperti video materi belajar, soal-soal kuis dan ujian yang dapat diakses langsung oleh sekolah dan guru</w:t>
      </w:r>
    </w:p>
    <w:p w14:paraId="0A544A63" w14:textId="20A6E71D" w:rsidR="00F33E12" w:rsidRDefault="00F33E12" w:rsidP="00F33E12">
      <w:pPr>
        <w:rPr>
          <w:lang w:val="en-US"/>
        </w:rPr>
      </w:pPr>
      <w:r>
        <w:rPr>
          <w:lang w:val="en-US"/>
        </w:rPr>
        <w:t>Visi Scola :</w:t>
      </w:r>
    </w:p>
    <w:p w14:paraId="3DFD11FC" w14:textId="6C4F088A" w:rsidR="00F33E12" w:rsidRDefault="00F33E12" w:rsidP="00803B2C">
      <w:pPr>
        <w:rPr>
          <w:lang w:val="en-US"/>
        </w:rPr>
      </w:pPr>
      <w:r w:rsidRPr="00F33E12">
        <w:rPr>
          <w:lang w:val="en-US"/>
        </w:rPr>
        <w:t>Kami memiliki visi agar kualitas SDM Indonesia dapat meningkat, sehingga Scola LMS memiliki visi besar bahwa kualitas SDM Indonesia dapat meningkat sehingga Program Pemerintah Indonesia Golden Age 2045 dapat tercapai. Di tahun 2045, 70% usia masyarakat Indonesia ada pada usia produktif. Potensi untuk masuk di 5 Negara Maju di dunia sangat besar.Kami percaya dengan meningkatkan kualitas siswa &amp; guru melalui metode belajar yang menyenangkan, harapan besar tersebut dapat tercapai.</w:t>
      </w:r>
    </w:p>
    <w:p w14:paraId="6117DFFA" w14:textId="206E4124" w:rsidR="00F33E12" w:rsidRDefault="00803B2C" w:rsidP="00F33E12">
      <w:pPr>
        <w:rPr>
          <w:lang w:val="en-US"/>
        </w:rPr>
      </w:pPr>
      <w:r>
        <w:rPr>
          <w:noProof/>
        </w:rPr>
        <mc:AlternateContent>
          <mc:Choice Requires="wps">
            <w:drawing>
              <wp:anchor distT="0" distB="0" distL="114300" distR="114300" simplePos="0" relativeHeight="251983872" behindDoc="0" locked="0" layoutInCell="1" allowOverlap="1" wp14:anchorId="40C5D639" wp14:editId="20788203">
                <wp:simplePos x="0" y="0"/>
                <wp:positionH relativeFrom="column">
                  <wp:posOffset>-213995</wp:posOffset>
                </wp:positionH>
                <wp:positionV relativeFrom="paragraph">
                  <wp:posOffset>2632710</wp:posOffset>
                </wp:positionV>
                <wp:extent cx="5461000" cy="635"/>
                <wp:effectExtent l="0" t="0" r="0" b="0"/>
                <wp:wrapTopAndBottom/>
                <wp:docPr id="179" name="Text Box 179"/>
                <wp:cNvGraphicFramePr/>
                <a:graphic xmlns:a="http://schemas.openxmlformats.org/drawingml/2006/main">
                  <a:graphicData uri="http://schemas.microsoft.com/office/word/2010/wordprocessingShape">
                    <wps:wsp>
                      <wps:cNvSpPr txBox="1"/>
                      <wps:spPr>
                        <a:xfrm>
                          <a:off x="0" y="0"/>
                          <a:ext cx="5461000" cy="635"/>
                        </a:xfrm>
                        <a:prstGeom prst="rect">
                          <a:avLst/>
                        </a:prstGeom>
                        <a:solidFill>
                          <a:prstClr val="white"/>
                        </a:solidFill>
                        <a:ln>
                          <a:noFill/>
                        </a:ln>
                      </wps:spPr>
                      <wps:txbx>
                        <w:txbxContent>
                          <w:p w14:paraId="26758BA1" w14:textId="69F6F0C4" w:rsidR="00803B2C" w:rsidRPr="00A57F05" w:rsidRDefault="00803B2C" w:rsidP="00803B2C">
                            <w:pPr>
                              <w:pStyle w:val="Caption"/>
                              <w:rPr>
                                <w:noProof/>
                                <w:sz w:val="24"/>
                                <w:szCs w:val="24"/>
                                <w:lang w:val="en-US"/>
                              </w:rPr>
                            </w:pPr>
                            <w:bookmarkStart w:id="31" w:name="_Toc74879191"/>
                            <w:bookmarkStart w:id="32" w:name="_Toc74879277"/>
                            <w:r>
                              <w:t xml:space="preserve">Gambar 1. </w:t>
                            </w:r>
                            <w:fldSimple w:instr=" SEQ Gambar_1. \* ARABIC ">
                              <w:r>
                                <w:rPr>
                                  <w:noProof/>
                                </w:rPr>
                                <w:t>1</w:t>
                              </w:r>
                            </w:fldSimple>
                            <w:r>
                              <w:rPr>
                                <w:lang w:val="en-US"/>
                              </w:rPr>
                              <w:t xml:space="preserve"> </w:t>
                            </w:r>
                            <w:r>
                              <w:rPr>
                                <w:i/>
                                <w:iCs w:val="0"/>
                                <w:lang w:val="en-US"/>
                              </w:rPr>
                              <w:t>Structur Organization</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C5D639" id="_x0000_t202" coordsize="21600,21600" o:spt="202" path="m,l,21600r21600,l21600,xe">
                <v:stroke joinstyle="miter"/>
                <v:path gradientshapeok="t" o:connecttype="rect"/>
              </v:shapetype>
              <v:shape id="Text Box 179" o:spid="_x0000_s1026" type="#_x0000_t202" style="position:absolute;left:0;text-align:left;margin-left:-16.85pt;margin-top:207.3pt;width:430pt;height:.05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" stroked="f">
                <v:textbox style="mso-fit-shape-to-text:t" inset="0,0,0,0">
                  <w:txbxContent>
                    <w:p w14:paraId="26758BA1" w14:textId="69F6F0C4" w:rsidR="00803B2C" w:rsidRPr="00A57F05" w:rsidRDefault="00803B2C" w:rsidP="00803B2C">
                      <w:pPr>
                        <w:pStyle w:val="Caption"/>
                        <w:rPr>
                          <w:noProof/>
                          <w:sz w:val="24"/>
                          <w:szCs w:val="24"/>
                          <w:lang w:val="en-US"/>
                        </w:rPr>
                      </w:pPr>
                      <w:bookmarkStart w:id="33" w:name="_Toc74879191"/>
                      <w:bookmarkStart w:id="34" w:name="_Toc74879277"/>
                      <w:r>
                        <w:t xml:space="preserve">Gambar 1. </w:t>
                      </w:r>
                      <w:fldSimple w:instr=" SEQ Gambar_1. \* ARABIC ">
                        <w:r>
                          <w:rPr>
                            <w:noProof/>
                          </w:rPr>
                          <w:t>1</w:t>
                        </w:r>
                      </w:fldSimple>
                      <w:r>
                        <w:rPr>
                          <w:lang w:val="en-US"/>
                        </w:rPr>
                        <w:t xml:space="preserve"> </w:t>
                      </w:r>
                      <w:r>
                        <w:rPr>
                          <w:i/>
                          <w:iCs w:val="0"/>
                          <w:lang w:val="en-US"/>
                        </w:rPr>
                        <w:t>Structur Organization</w:t>
                      </w:r>
                      <w:bookmarkEnd w:id="33"/>
                      <w:bookmarkEnd w:id="34"/>
                    </w:p>
                  </w:txbxContent>
                </v:textbox>
                <w10:wrap type="topAndBottom"/>
              </v:shape>
            </w:pict>
          </mc:Fallback>
        </mc:AlternateContent>
      </w:r>
      <w:r>
        <w:rPr>
          <w:noProof/>
          <w:lang w:val="en-US"/>
        </w:rPr>
        <w:drawing>
          <wp:anchor distT="0" distB="0" distL="114300" distR="114300" simplePos="0" relativeHeight="251981824" behindDoc="0" locked="0" layoutInCell="1" allowOverlap="1" wp14:anchorId="5679CF8F" wp14:editId="6A58DA9A">
            <wp:simplePos x="0" y="0"/>
            <wp:positionH relativeFrom="margin">
              <wp:align>center</wp:align>
            </wp:positionH>
            <wp:positionV relativeFrom="paragraph">
              <wp:posOffset>307128</wp:posOffset>
            </wp:positionV>
            <wp:extent cx="5461000" cy="2268855"/>
            <wp:effectExtent l="0" t="0" r="635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61000" cy="2268855"/>
                    </a:xfrm>
                    <a:prstGeom prst="rect">
                      <a:avLst/>
                    </a:prstGeom>
                    <a:noFill/>
                    <a:ln>
                      <a:noFill/>
                    </a:ln>
                  </pic:spPr>
                </pic:pic>
              </a:graphicData>
            </a:graphic>
          </wp:anchor>
        </w:drawing>
      </w:r>
    </w:p>
    <w:p w14:paraId="35A1F309" w14:textId="1D20D703" w:rsidR="00F33E12" w:rsidRDefault="00F33E12" w:rsidP="00F33E12">
      <w:pPr>
        <w:rPr>
          <w:lang w:val="en-US"/>
        </w:rPr>
      </w:pPr>
    </w:p>
    <w:p w14:paraId="7DB650FD" w14:textId="5FA3FFE0" w:rsidR="00D73468" w:rsidRDefault="00D73468" w:rsidP="00D73468">
      <w:pPr>
        <w:keepNext/>
      </w:pPr>
    </w:p>
    <w:p w14:paraId="0ADD3A9A" w14:textId="6341BF38" w:rsidR="00327C6E" w:rsidRDefault="00327C6E" w:rsidP="00327C6E">
      <w:pPr>
        <w:pStyle w:val="ListParagraph"/>
        <w:numPr>
          <w:ilvl w:val="0"/>
          <w:numId w:val="23"/>
        </w:numPr>
        <w:rPr>
          <w:lang w:val="en-US"/>
        </w:rPr>
      </w:pPr>
      <w:r>
        <w:rPr>
          <w:lang w:val="en-US"/>
        </w:rPr>
        <w:t>CEO</w:t>
      </w:r>
    </w:p>
    <w:p w14:paraId="6C51A813" w14:textId="41D58C4C" w:rsidR="00327C6E" w:rsidRDefault="00327C6E" w:rsidP="00327C6E">
      <w:pPr>
        <w:pStyle w:val="ListParagraph"/>
        <w:rPr>
          <w:lang w:val="en-US"/>
        </w:rPr>
      </w:pPr>
      <w:r w:rsidRPr="00C07583">
        <w:rPr>
          <w:i/>
          <w:iCs/>
          <w:lang w:val="en-US"/>
        </w:rPr>
        <w:t>Chief Executive Officer</w:t>
      </w:r>
      <w:r w:rsidRPr="00327C6E">
        <w:rPr>
          <w:lang w:val="en-US"/>
        </w:rPr>
        <w:t xml:space="preserve"> adalah orang yang memajukan suatu perusahaan.</w:t>
      </w:r>
    </w:p>
    <w:p w14:paraId="75AE8779" w14:textId="76E1ABE9" w:rsidR="00327C6E" w:rsidRDefault="00327C6E" w:rsidP="00327C6E">
      <w:pPr>
        <w:pStyle w:val="ListParagraph"/>
        <w:numPr>
          <w:ilvl w:val="0"/>
          <w:numId w:val="23"/>
        </w:numPr>
        <w:rPr>
          <w:lang w:val="en-US"/>
        </w:rPr>
      </w:pPr>
      <w:r>
        <w:rPr>
          <w:lang w:val="en-US"/>
        </w:rPr>
        <w:t>COO</w:t>
      </w:r>
    </w:p>
    <w:p w14:paraId="4A8D08F3" w14:textId="2E3423A9" w:rsidR="00327C6E" w:rsidRDefault="00C07583" w:rsidP="00327C6E">
      <w:pPr>
        <w:pStyle w:val="ListParagraph"/>
        <w:rPr>
          <w:lang w:val="en-US"/>
        </w:rPr>
      </w:pPr>
      <w:r w:rsidRPr="00C07583">
        <w:rPr>
          <w:i/>
          <w:iCs/>
          <w:lang w:val="en-US"/>
        </w:rPr>
        <w:t>C</w:t>
      </w:r>
      <w:r w:rsidRPr="00C07583">
        <w:rPr>
          <w:i/>
          <w:iCs/>
          <w:lang w:val="en-US"/>
        </w:rPr>
        <w:t>hief</w:t>
      </w:r>
      <w:r>
        <w:rPr>
          <w:i/>
          <w:iCs/>
          <w:lang w:val="en-US"/>
        </w:rPr>
        <w:t xml:space="preserve"> </w:t>
      </w:r>
      <w:r w:rsidRPr="00C07583">
        <w:rPr>
          <w:i/>
          <w:iCs/>
          <w:lang w:val="en-US"/>
        </w:rPr>
        <w:t>O</w:t>
      </w:r>
      <w:r w:rsidRPr="00C07583">
        <w:rPr>
          <w:i/>
          <w:iCs/>
          <w:lang w:val="en-US"/>
        </w:rPr>
        <w:t xml:space="preserve">perating </w:t>
      </w:r>
      <w:r w:rsidRPr="00C07583">
        <w:rPr>
          <w:i/>
          <w:iCs/>
          <w:lang w:val="en-US"/>
        </w:rPr>
        <w:t>O</w:t>
      </w:r>
      <w:r w:rsidRPr="00C07583">
        <w:rPr>
          <w:i/>
          <w:iCs/>
          <w:lang w:val="en-US"/>
        </w:rPr>
        <w:t>fficer</w:t>
      </w:r>
      <w:r>
        <w:rPr>
          <w:lang w:val="en-US"/>
        </w:rPr>
        <w:t xml:space="preserve"> adalah </w:t>
      </w:r>
      <w:r w:rsidR="00327C6E" w:rsidRPr="00327C6E">
        <w:rPr>
          <w:lang w:val="en-US"/>
        </w:rPr>
        <w:t>pimpinan yang bertanggung jawab pada pembuatan keputusan operasional perusahaan.</w:t>
      </w:r>
    </w:p>
    <w:p w14:paraId="7D6C5951" w14:textId="1FA57907" w:rsidR="00327C6E" w:rsidRDefault="00327C6E" w:rsidP="00327C6E">
      <w:pPr>
        <w:pStyle w:val="ListParagraph"/>
        <w:numPr>
          <w:ilvl w:val="0"/>
          <w:numId w:val="24"/>
        </w:numPr>
        <w:rPr>
          <w:lang w:val="en-US"/>
        </w:rPr>
      </w:pPr>
      <w:r>
        <w:rPr>
          <w:lang w:val="en-US"/>
        </w:rPr>
        <w:lastRenderedPageBreak/>
        <w:t>STAF LEGAL</w:t>
      </w:r>
    </w:p>
    <w:p w14:paraId="2A20C1D5" w14:textId="59553F5F" w:rsidR="00327C6E" w:rsidRDefault="00327C6E" w:rsidP="00327C6E">
      <w:pPr>
        <w:pStyle w:val="ListParagraph"/>
        <w:ind w:left="1440"/>
        <w:rPr>
          <w:lang w:val="en-US"/>
        </w:rPr>
      </w:pPr>
      <w:r w:rsidRPr="00327C6E">
        <w:rPr>
          <w:lang w:val="en-US"/>
        </w:rPr>
        <w:t>Melakukan tugas kesekretariatan menggunakan terminologi, prosedur, dan dokumen hukum.</w:t>
      </w:r>
    </w:p>
    <w:p w14:paraId="07CE6D50" w14:textId="366CF6E1" w:rsidR="00327C6E" w:rsidRDefault="00327C6E" w:rsidP="00327C6E">
      <w:pPr>
        <w:pStyle w:val="ListParagraph"/>
        <w:numPr>
          <w:ilvl w:val="0"/>
          <w:numId w:val="24"/>
        </w:numPr>
        <w:rPr>
          <w:lang w:val="en-US"/>
        </w:rPr>
      </w:pPr>
      <w:r>
        <w:rPr>
          <w:lang w:val="en-US"/>
        </w:rPr>
        <w:t>STAFF OPERASIONAL KANTOR</w:t>
      </w:r>
    </w:p>
    <w:p w14:paraId="0D47E7A3" w14:textId="552353FF" w:rsidR="00327C6E" w:rsidRDefault="00327C6E" w:rsidP="00327C6E">
      <w:pPr>
        <w:pStyle w:val="ListParagraph"/>
        <w:ind w:left="1440"/>
        <w:rPr>
          <w:lang w:val="en-US"/>
        </w:rPr>
      </w:pPr>
      <w:r w:rsidRPr="00327C6E">
        <w:rPr>
          <w:lang w:val="en-US"/>
        </w:rPr>
        <w:t>orang yang bertugas untuk membantu agar bisnis tetap berjalan lancar.</w:t>
      </w:r>
    </w:p>
    <w:p w14:paraId="100368AD" w14:textId="475A456A" w:rsidR="00327C6E" w:rsidRDefault="00327C6E" w:rsidP="00327C6E">
      <w:pPr>
        <w:pStyle w:val="ListParagraph"/>
        <w:numPr>
          <w:ilvl w:val="0"/>
          <w:numId w:val="24"/>
        </w:numPr>
        <w:rPr>
          <w:lang w:val="en-US"/>
        </w:rPr>
      </w:pPr>
      <w:r>
        <w:rPr>
          <w:lang w:val="en-US"/>
        </w:rPr>
        <w:t>STAFF KEUANGAN</w:t>
      </w:r>
    </w:p>
    <w:p w14:paraId="6D25BCEF" w14:textId="1A6D09CE" w:rsidR="00327C6E" w:rsidRDefault="00327C6E" w:rsidP="00327C6E">
      <w:pPr>
        <w:pStyle w:val="ListParagraph"/>
        <w:ind w:left="1440"/>
        <w:rPr>
          <w:lang w:val="en-US"/>
        </w:rPr>
      </w:pPr>
      <w:r w:rsidRPr="00327C6E">
        <w:rPr>
          <w:lang w:val="en-US"/>
        </w:rPr>
        <w:t>peran khusus untuk mengatur keuangan perusahaan.</w:t>
      </w:r>
    </w:p>
    <w:p w14:paraId="2EC97E00" w14:textId="1214CA88" w:rsidR="00327C6E" w:rsidRDefault="00327C6E" w:rsidP="00327C6E">
      <w:pPr>
        <w:pStyle w:val="ListParagraph"/>
        <w:numPr>
          <w:ilvl w:val="0"/>
          <w:numId w:val="23"/>
        </w:numPr>
        <w:rPr>
          <w:lang w:val="en-US"/>
        </w:rPr>
      </w:pPr>
      <w:r>
        <w:rPr>
          <w:lang w:val="en-US"/>
        </w:rPr>
        <w:t>CTO</w:t>
      </w:r>
    </w:p>
    <w:p w14:paraId="42AA705D" w14:textId="303E59CD" w:rsidR="00327C6E" w:rsidRDefault="00C07583" w:rsidP="00327C6E">
      <w:pPr>
        <w:pStyle w:val="ListParagraph"/>
        <w:rPr>
          <w:lang w:val="en-US"/>
        </w:rPr>
      </w:pPr>
      <w:r w:rsidRPr="00C07583">
        <w:rPr>
          <w:i/>
          <w:iCs/>
          <w:lang w:val="en-US"/>
        </w:rPr>
        <w:t>Chief Technology Officer</w:t>
      </w:r>
      <w:r>
        <w:rPr>
          <w:lang w:val="en-US"/>
        </w:rPr>
        <w:t xml:space="preserve"> adalah </w:t>
      </w:r>
      <w:r w:rsidR="00327C6E" w:rsidRPr="00327C6E">
        <w:rPr>
          <w:lang w:val="en-US"/>
        </w:rPr>
        <w:t>eksekutif yang bertanggung jawab atas kebutuhan, penelitian, dan pengembangan</w:t>
      </w:r>
    </w:p>
    <w:p w14:paraId="415C0659" w14:textId="77E5D186" w:rsidR="00327C6E" w:rsidRDefault="00327C6E" w:rsidP="00327C6E">
      <w:pPr>
        <w:pStyle w:val="ListParagraph"/>
        <w:numPr>
          <w:ilvl w:val="0"/>
          <w:numId w:val="23"/>
        </w:numPr>
        <w:rPr>
          <w:lang w:val="en-US"/>
        </w:rPr>
      </w:pPr>
      <w:r>
        <w:rPr>
          <w:lang w:val="en-US"/>
        </w:rPr>
        <w:t>CPO</w:t>
      </w:r>
    </w:p>
    <w:p w14:paraId="46A40BB3" w14:textId="7D7A66C9" w:rsidR="00327C6E" w:rsidRDefault="00C07583" w:rsidP="00327C6E">
      <w:pPr>
        <w:pStyle w:val="ListParagraph"/>
        <w:rPr>
          <w:lang w:val="en-US"/>
        </w:rPr>
      </w:pPr>
      <w:r>
        <w:rPr>
          <w:i/>
          <w:iCs/>
          <w:lang w:val="en-US"/>
        </w:rPr>
        <w:t xml:space="preserve">Chief Performance </w:t>
      </w:r>
      <w:r w:rsidRPr="00C07583">
        <w:rPr>
          <w:lang w:val="en-US"/>
        </w:rPr>
        <w:t>Officer</w:t>
      </w:r>
      <w:r>
        <w:rPr>
          <w:lang w:val="en-US"/>
        </w:rPr>
        <w:t xml:space="preserve"> adalah </w:t>
      </w:r>
      <w:r w:rsidR="00327C6E" w:rsidRPr="00C07583">
        <w:rPr>
          <w:lang w:val="en-US"/>
        </w:rPr>
        <w:t>Layaknya</w:t>
      </w:r>
      <w:r w:rsidR="00327C6E" w:rsidRPr="00327C6E">
        <w:rPr>
          <w:lang w:val="en-US"/>
        </w:rPr>
        <w:t xml:space="preserve"> posisi C-level atau eksekutif lainnya, chief product officer memiliki ruang lingkup tanggung jawab yang amat luas.</w:t>
      </w:r>
    </w:p>
    <w:p w14:paraId="77C596B6" w14:textId="23158260" w:rsidR="00327C6E" w:rsidRDefault="00327C6E" w:rsidP="00327C6E">
      <w:pPr>
        <w:pStyle w:val="ListParagraph"/>
        <w:numPr>
          <w:ilvl w:val="0"/>
          <w:numId w:val="24"/>
        </w:numPr>
        <w:rPr>
          <w:lang w:val="en-US"/>
        </w:rPr>
      </w:pPr>
      <w:r>
        <w:rPr>
          <w:lang w:val="en-US"/>
        </w:rPr>
        <w:t>UIUX DESIGN</w:t>
      </w:r>
    </w:p>
    <w:p w14:paraId="0B3766AF" w14:textId="4E84D5DF" w:rsidR="00327C6E" w:rsidRDefault="00327C6E" w:rsidP="00327C6E">
      <w:pPr>
        <w:pStyle w:val="ListParagraph"/>
        <w:ind w:left="1440"/>
        <w:rPr>
          <w:lang w:val="en-US"/>
        </w:rPr>
      </w:pPr>
      <w:r>
        <w:rPr>
          <w:lang w:val="en-US"/>
        </w:rPr>
        <w:t>S</w:t>
      </w:r>
      <w:r w:rsidRPr="00327C6E">
        <w:rPr>
          <w:lang w:val="en-US"/>
        </w:rPr>
        <w:t>eseorang yang bertanggung jawab untuk kepuasaan pengguna (user) dan pengalaman yang lebih baik.</w:t>
      </w:r>
    </w:p>
    <w:p w14:paraId="590DBCED" w14:textId="6E030984" w:rsidR="00327C6E" w:rsidRDefault="00327C6E" w:rsidP="00327C6E">
      <w:pPr>
        <w:pStyle w:val="ListParagraph"/>
        <w:numPr>
          <w:ilvl w:val="0"/>
          <w:numId w:val="24"/>
        </w:numPr>
        <w:rPr>
          <w:lang w:val="en-US"/>
        </w:rPr>
      </w:pPr>
      <w:r>
        <w:rPr>
          <w:lang w:val="en-US"/>
        </w:rPr>
        <w:t>TEAM DEVELOMPMENT</w:t>
      </w:r>
    </w:p>
    <w:p w14:paraId="0590F123" w14:textId="555CD08D" w:rsidR="00327C6E" w:rsidRDefault="00327C6E" w:rsidP="00327C6E">
      <w:pPr>
        <w:pStyle w:val="ListParagraph"/>
        <w:ind w:left="1440"/>
        <w:rPr>
          <w:lang w:val="en-US"/>
        </w:rPr>
      </w:pPr>
      <w:r>
        <w:rPr>
          <w:lang w:val="en-US"/>
        </w:rPr>
        <w:t>S</w:t>
      </w:r>
      <w:r w:rsidRPr="00327C6E">
        <w:rPr>
          <w:lang w:val="en-US"/>
        </w:rPr>
        <w:t>ekelompok orang, yang bahu-membahu mengembangkan software yang bisa bermanfaat untuk pengguna, dengan iterasi yang singkat, fokus, dan perancangan yang fleksibel berdasarkan respon pengguna.</w:t>
      </w:r>
    </w:p>
    <w:p w14:paraId="769DA66C" w14:textId="64B99B65" w:rsidR="00327C6E" w:rsidRDefault="00327C6E" w:rsidP="00327C6E">
      <w:pPr>
        <w:pStyle w:val="ListParagraph"/>
        <w:numPr>
          <w:ilvl w:val="0"/>
          <w:numId w:val="24"/>
        </w:numPr>
        <w:rPr>
          <w:lang w:val="en-US"/>
        </w:rPr>
      </w:pPr>
      <w:r>
        <w:rPr>
          <w:lang w:val="en-US"/>
        </w:rPr>
        <w:t>TESTER</w:t>
      </w:r>
    </w:p>
    <w:p w14:paraId="3F8B5A4B" w14:textId="11B9AD34" w:rsidR="00327C6E" w:rsidRPr="00327C6E" w:rsidRDefault="00327C6E" w:rsidP="00327C6E">
      <w:pPr>
        <w:pStyle w:val="ListParagraph"/>
        <w:ind w:left="1440"/>
        <w:rPr>
          <w:lang w:val="en-US"/>
        </w:rPr>
      </w:pPr>
      <w:r w:rsidRPr="00327C6E">
        <w:rPr>
          <w:lang w:val="en-US"/>
        </w:rPr>
        <w:t>pekerjaan, yang kegiatannya mencoba sesuatu, misal makanan, lalu tester akan memberikan evaluasi/penilaian terhadap sesuatu tersebut</w:t>
      </w:r>
    </w:p>
    <w:p w14:paraId="6CCA1FEB" w14:textId="469FD682" w:rsidR="00327C6E" w:rsidRDefault="00327C6E" w:rsidP="00327C6E">
      <w:pPr>
        <w:pStyle w:val="ListParagraph"/>
        <w:numPr>
          <w:ilvl w:val="0"/>
          <w:numId w:val="23"/>
        </w:numPr>
        <w:rPr>
          <w:lang w:val="en-US"/>
        </w:rPr>
      </w:pPr>
      <w:r>
        <w:rPr>
          <w:lang w:val="en-US"/>
        </w:rPr>
        <w:t>MARKETING &amp; PATNERSHIP</w:t>
      </w:r>
    </w:p>
    <w:p w14:paraId="7CF50965" w14:textId="58EE99DE" w:rsidR="00327C6E" w:rsidRDefault="00327C6E" w:rsidP="00327C6E">
      <w:pPr>
        <w:pStyle w:val="ListParagraph"/>
        <w:rPr>
          <w:lang w:val="en-US"/>
        </w:rPr>
      </w:pPr>
      <w:r w:rsidRPr="00327C6E">
        <w:rPr>
          <w:lang w:val="en-US"/>
        </w:rPr>
        <w:t>suatu strategi yang dilakukan oleh dua pihak atau lebih dalam jangka waktu tertentu untuk meraih manfaat bersama maupun keuntungan bersama sesuai prinsip saling membutuhkan dan saling mengisi sesuai kesepakatan yang muncul.</w:t>
      </w:r>
    </w:p>
    <w:p w14:paraId="295619D4" w14:textId="0A955785" w:rsidR="00327C6E" w:rsidRDefault="00327C6E" w:rsidP="00327C6E">
      <w:pPr>
        <w:pStyle w:val="ListParagraph"/>
        <w:numPr>
          <w:ilvl w:val="0"/>
          <w:numId w:val="24"/>
        </w:numPr>
        <w:rPr>
          <w:lang w:val="en-US"/>
        </w:rPr>
      </w:pPr>
      <w:r>
        <w:rPr>
          <w:lang w:val="en-US"/>
        </w:rPr>
        <w:t>IMPLEMENTATOR</w:t>
      </w:r>
    </w:p>
    <w:p w14:paraId="1E4B3647" w14:textId="3585C1ED" w:rsidR="00327C6E" w:rsidRDefault="00327C6E" w:rsidP="00327C6E">
      <w:pPr>
        <w:pStyle w:val="ListParagraph"/>
        <w:ind w:left="1440"/>
        <w:rPr>
          <w:lang w:val="en-US"/>
        </w:rPr>
      </w:pPr>
      <w:r w:rsidRPr="00327C6E">
        <w:rPr>
          <w:lang w:val="en-US"/>
        </w:rPr>
        <w:lastRenderedPageBreak/>
        <w:t>orang yang bertanggung jawab dalam mengimplementasikan sebuah sistem.  Mungkin posisi yang sering kita ketahui hanyalah Programmer dan technical support.</w:t>
      </w:r>
    </w:p>
    <w:p w14:paraId="0A1A7BB5" w14:textId="676D6C53" w:rsidR="00327C6E" w:rsidRDefault="00327C6E" w:rsidP="00327C6E">
      <w:pPr>
        <w:pStyle w:val="ListParagraph"/>
        <w:numPr>
          <w:ilvl w:val="0"/>
          <w:numId w:val="24"/>
        </w:numPr>
        <w:rPr>
          <w:lang w:val="en-US"/>
        </w:rPr>
      </w:pPr>
      <w:r>
        <w:rPr>
          <w:lang w:val="en-US"/>
        </w:rPr>
        <w:t>CS</w:t>
      </w:r>
    </w:p>
    <w:p w14:paraId="6BE1AB14" w14:textId="62AB0F9A" w:rsidR="00327C6E" w:rsidRDefault="00C07583" w:rsidP="00327C6E">
      <w:pPr>
        <w:pStyle w:val="ListParagraph"/>
        <w:ind w:left="1440"/>
        <w:rPr>
          <w:lang w:val="en-US"/>
        </w:rPr>
      </w:pPr>
      <w:r>
        <w:rPr>
          <w:i/>
          <w:iCs/>
          <w:lang w:val="en-US"/>
        </w:rPr>
        <w:t xml:space="preserve">Cum Suis </w:t>
      </w:r>
      <w:r>
        <w:rPr>
          <w:lang w:val="en-US"/>
        </w:rPr>
        <w:t xml:space="preserve">adalah </w:t>
      </w:r>
      <w:r w:rsidR="00327C6E" w:rsidRPr="00327C6E">
        <w:rPr>
          <w:lang w:val="en-US"/>
        </w:rPr>
        <w:t>sebuah layanan yang ditawarkan dari perusahaan untuk para customer, baik sebelum atau sesudah membeli produk atau jasa.</w:t>
      </w:r>
    </w:p>
    <w:p w14:paraId="6D37380B" w14:textId="27DFA20B" w:rsidR="00327C6E" w:rsidRDefault="00327C6E" w:rsidP="00327C6E">
      <w:pPr>
        <w:pStyle w:val="ListParagraph"/>
        <w:numPr>
          <w:ilvl w:val="0"/>
          <w:numId w:val="24"/>
        </w:numPr>
        <w:rPr>
          <w:lang w:val="en-US"/>
        </w:rPr>
      </w:pPr>
      <w:r>
        <w:rPr>
          <w:lang w:val="en-US"/>
        </w:rPr>
        <w:t>KONTENT</w:t>
      </w:r>
    </w:p>
    <w:p w14:paraId="6EED2A20" w14:textId="5F568DF2" w:rsidR="00F33E12" w:rsidRDefault="00327C6E" w:rsidP="0075120B">
      <w:pPr>
        <w:pStyle w:val="ListParagraph"/>
        <w:ind w:left="1440"/>
        <w:rPr>
          <w:lang w:val="en-US"/>
        </w:rPr>
      </w:pPr>
      <w:r w:rsidRPr="00327C6E">
        <w:rPr>
          <w:lang w:val="en-US"/>
        </w:rPr>
        <w:t>informasi yang tersedia melalui media atau poduk kelektronik</w:t>
      </w:r>
    </w:p>
    <w:p w14:paraId="16905DF3" w14:textId="77777777" w:rsidR="0075120B" w:rsidRPr="0075120B" w:rsidRDefault="0075120B" w:rsidP="0075120B">
      <w:pPr>
        <w:pStyle w:val="ListParagraph"/>
        <w:ind w:left="1440"/>
        <w:rPr>
          <w:lang w:val="en-US"/>
        </w:rPr>
      </w:pPr>
    </w:p>
    <w:p w14:paraId="3015938D" w14:textId="77777777" w:rsidR="00913AE2" w:rsidRPr="004E347A" w:rsidRDefault="00913AE2" w:rsidP="00913AE2">
      <w:pPr>
        <w:pStyle w:val="Heading2"/>
      </w:pPr>
      <w:bookmarkStart w:id="35" w:name="_Toc24719676"/>
      <w:bookmarkStart w:id="36" w:name="_Toc74879896"/>
      <w:r w:rsidRPr="004E347A">
        <w:t>Rumusan Masalah</w:t>
      </w:r>
      <w:bookmarkEnd w:id="35"/>
      <w:bookmarkEnd w:id="36"/>
    </w:p>
    <w:p w14:paraId="106224CB" w14:textId="694F2EC8" w:rsidR="00913AE2" w:rsidRDefault="0019404C" w:rsidP="0019404C">
      <w:pPr>
        <w:pStyle w:val="ReportContent"/>
      </w:pPr>
      <w:r w:rsidRPr="0019404C">
        <w:t>Dari latar belakang yang disebutkan di atas, dirumuskan dua masalah sebagai berikut:</w:t>
      </w:r>
    </w:p>
    <w:p w14:paraId="08D3EEBB" w14:textId="5476C8D6" w:rsidR="0019404C" w:rsidRDefault="0019404C" w:rsidP="0019404C">
      <w:pPr>
        <w:pStyle w:val="ListParagraph"/>
        <w:numPr>
          <w:ilvl w:val="0"/>
          <w:numId w:val="25"/>
        </w:numPr>
        <w:rPr>
          <w:lang w:val="en-US"/>
        </w:rPr>
      </w:pPr>
      <w:r w:rsidRPr="0019404C">
        <w:rPr>
          <w:lang w:val="en-US"/>
        </w:rPr>
        <w:t>Bagaimana Berdasarkan latar belakang masalah, maka dapat diambil kesimpulan beberapa rumusan masalah yaitu bagaimana merancang sistem informasi manajemen klien untuk divisi marketing dari Scola LMS sehingga membantu untuk monitoring progress klien?</w:t>
      </w:r>
    </w:p>
    <w:p w14:paraId="6C038CAF" w14:textId="77777777" w:rsidR="0075120B" w:rsidRPr="0019404C" w:rsidRDefault="0075120B" w:rsidP="0075120B">
      <w:pPr>
        <w:pStyle w:val="ListParagraph"/>
        <w:ind w:left="1080"/>
        <w:rPr>
          <w:lang w:val="en-US"/>
        </w:rPr>
      </w:pPr>
    </w:p>
    <w:p w14:paraId="0DCDE574" w14:textId="77777777" w:rsidR="00913AE2" w:rsidRPr="004E347A" w:rsidRDefault="00913AE2" w:rsidP="00913AE2">
      <w:pPr>
        <w:pStyle w:val="Heading2"/>
      </w:pPr>
      <w:bookmarkStart w:id="37" w:name="_Toc24719677"/>
      <w:bookmarkStart w:id="38" w:name="_Toc74879897"/>
      <w:r w:rsidRPr="004E347A">
        <w:t>Tujuan Pembahasan</w:t>
      </w:r>
      <w:bookmarkEnd w:id="37"/>
      <w:bookmarkEnd w:id="38"/>
    </w:p>
    <w:p w14:paraId="65650E45" w14:textId="2DF37299" w:rsidR="004A4699" w:rsidRDefault="0019404C" w:rsidP="0019404C">
      <w:pPr>
        <w:ind w:firstLine="720"/>
        <w:rPr>
          <w:rFonts w:cs="Times New Roman"/>
        </w:rPr>
      </w:pPr>
      <w:r w:rsidRPr="0019404C">
        <w:rPr>
          <w:rFonts w:cs="Times New Roman"/>
        </w:rPr>
        <w:t>Tujuan pembahasan dari kerja praktek ini adalah mengembangankan , merancang dan mengimplementasi sistem informasi manajemen klien di divisi marketing SCOLA LMS.</w:t>
      </w:r>
    </w:p>
    <w:p w14:paraId="6F802C2C" w14:textId="77777777" w:rsidR="0075120B" w:rsidRPr="004E347A" w:rsidRDefault="0075120B" w:rsidP="0019404C">
      <w:pPr>
        <w:ind w:firstLine="720"/>
      </w:pPr>
    </w:p>
    <w:p w14:paraId="70E15657" w14:textId="77777777" w:rsidR="00913AE2" w:rsidRDefault="00913AE2" w:rsidP="00913AE2">
      <w:pPr>
        <w:pStyle w:val="Heading2"/>
      </w:pPr>
      <w:bookmarkStart w:id="39" w:name="_Toc24719678"/>
      <w:bookmarkStart w:id="40" w:name="_Toc74879898"/>
      <w:r w:rsidRPr="004E347A">
        <w:t>Ruang Lingkup</w:t>
      </w:r>
      <w:bookmarkEnd w:id="39"/>
      <w:bookmarkEnd w:id="40"/>
    </w:p>
    <w:p w14:paraId="5936FF81" w14:textId="0F70A485" w:rsidR="00913AE2" w:rsidRDefault="00435DFF" w:rsidP="00435DFF">
      <w:pPr>
        <w:ind w:firstLine="720"/>
      </w:pPr>
      <w:r w:rsidRPr="00435DFF">
        <w:t xml:space="preserve">Ruang lingkup dari pembuatan aplikasi ini antara lain adalah mengembangkan, merancang dan implementasikan  sistem informasi manajemen </w:t>
      </w:r>
      <w:bookmarkStart w:id="41" w:name="_Hlk74757390"/>
      <w:r w:rsidRPr="00435DFF">
        <w:t>klien untuk divisi marketing SCOLA LMS untuk monitoring progres klien.</w:t>
      </w:r>
      <w:bookmarkEnd w:id="41"/>
    </w:p>
    <w:p w14:paraId="6F64380A" w14:textId="77777777" w:rsidR="0075120B" w:rsidRPr="004E347A" w:rsidRDefault="0075120B" w:rsidP="00435DFF">
      <w:pPr>
        <w:ind w:firstLine="720"/>
      </w:pPr>
    </w:p>
    <w:p w14:paraId="2DF4D54D" w14:textId="77777777" w:rsidR="00913AE2" w:rsidRPr="004E347A" w:rsidRDefault="00913AE2" w:rsidP="00913AE2">
      <w:pPr>
        <w:pStyle w:val="Heading2"/>
      </w:pPr>
      <w:bookmarkStart w:id="42" w:name="_Toc24719679"/>
      <w:bookmarkStart w:id="43" w:name="_Toc74879899"/>
      <w:r w:rsidRPr="004E347A">
        <w:t>Sumber Data</w:t>
      </w:r>
      <w:bookmarkEnd w:id="42"/>
      <w:bookmarkEnd w:id="43"/>
    </w:p>
    <w:p w14:paraId="4AB6EFF6" w14:textId="6612688B" w:rsidR="00435DFF" w:rsidRDefault="00435DFF" w:rsidP="00435DFF">
      <w:pPr>
        <w:pStyle w:val="ReportContent"/>
      </w:pPr>
      <w:r w:rsidRPr="00435DFF">
        <w:t>Sumber data yang digunakan dalam pembuatan laporan kerja praktek ini adalah sebagai berikut:</w:t>
      </w:r>
    </w:p>
    <w:p w14:paraId="505EF1F4" w14:textId="48479F60" w:rsidR="00291D23" w:rsidRDefault="0075120B" w:rsidP="00913AE2">
      <w:pPr>
        <w:pStyle w:val="ListParagraph"/>
        <w:numPr>
          <w:ilvl w:val="0"/>
          <w:numId w:val="26"/>
        </w:numPr>
        <w:rPr>
          <w:lang w:val="en-US"/>
        </w:rPr>
      </w:pPr>
      <w:hyperlink r:id="rId97" w:history="1">
        <w:r w:rsidRPr="00DF5E8B">
          <w:rPr>
            <w:rStyle w:val="Hyperlink"/>
            <w:lang w:val="en-US"/>
          </w:rPr>
          <w:t>https://referensi.data.kemdikbud.go.id/index11.php?kode=066100&amp;level=2</w:t>
        </w:r>
      </w:hyperlink>
    </w:p>
    <w:p w14:paraId="5085035E" w14:textId="77777777" w:rsidR="0075120B" w:rsidRPr="001E3903" w:rsidRDefault="0075120B" w:rsidP="0075120B">
      <w:pPr>
        <w:pStyle w:val="ListParagraph"/>
        <w:ind w:left="1080"/>
        <w:rPr>
          <w:lang w:val="en-US"/>
        </w:rPr>
      </w:pPr>
    </w:p>
    <w:p w14:paraId="6574FDD9" w14:textId="77777777" w:rsidR="00913AE2" w:rsidRPr="004E347A" w:rsidRDefault="00913AE2" w:rsidP="00913AE2">
      <w:pPr>
        <w:pStyle w:val="Heading2"/>
      </w:pPr>
      <w:bookmarkStart w:id="44" w:name="_Toc24719680"/>
      <w:bookmarkStart w:id="45" w:name="_Toc74879900"/>
      <w:r w:rsidRPr="004E347A">
        <w:t>Sistematika Penyajian</w:t>
      </w:r>
      <w:bookmarkEnd w:id="44"/>
      <w:bookmarkEnd w:id="45"/>
    </w:p>
    <w:p w14:paraId="53407BC1" w14:textId="16C0FB9B" w:rsidR="00421A5D" w:rsidRDefault="001E3903" w:rsidP="00421A5D">
      <w:pPr>
        <w:pStyle w:val="ReportContent"/>
        <w:rPr>
          <w:lang w:val="en-US"/>
        </w:rPr>
      </w:pPr>
      <w:r>
        <w:rPr>
          <w:lang w:val="en-US"/>
        </w:rPr>
        <w:t>Sistematika pembahasan dari penyusunan laporan kerja ini direncanakan sebagai berikut:</w:t>
      </w:r>
    </w:p>
    <w:p w14:paraId="66CC43FC" w14:textId="08BB325D" w:rsidR="001E3903" w:rsidRPr="001E3903" w:rsidRDefault="001E3903" w:rsidP="00421A5D">
      <w:pPr>
        <w:pStyle w:val="ReportContent"/>
        <w:numPr>
          <w:ilvl w:val="0"/>
          <w:numId w:val="24"/>
        </w:numPr>
        <w:rPr>
          <w:lang w:val="en-US"/>
        </w:rPr>
      </w:pPr>
      <w:r w:rsidRPr="001E3903">
        <w:rPr>
          <w:lang w:val="en-US"/>
        </w:rPr>
        <w:t>BAB I PENDAHULUAN</w:t>
      </w:r>
    </w:p>
    <w:p w14:paraId="404A8D79" w14:textId="77777777" w:rsidR="001E3903" w:rsidRDefault="001E3903" w:rsidP="00421A5D">
      <w:pPr>
        <w:ind w:left="1440"/>
        <w:rPr>
          <w:lang w:val="en-US"/>
        </w:rPr>
      </w:pPr>
      <w:r>
        <w:rPr>
          <w:lang w:val="en-US"/>
        </w:rPr>
        <w:t>Bab ini membuat tentang latar belakang rumusan masalah, tujuan, ruang lingkup, kajian, serta sistematika pembahasan dari kerja praktek ini.</w:t>
      </w:r>
    </w:p>
    <w:p w14:paraId="4E37CA0C" w14:textId="03390C44" w:rsidR="001E3903" w:rsidRPr="00421A5D" w:rsidRDefault="001E3903" w:rsidP="00421A5D">
      <w:pPr>
        <w:pStyle w:val="ListParagraph"/>
        <w:numPr>
          <w:ilvl w:val="0"/>
          <w:numId w:val="24"/>
        </w:numPr>
        <w:rPr>
          <w:lang w:val="en-US"/>
        </w:rPr>
      </w:pPr>
      <w:r w:rsidRPr="00421A5D">
        <w:rPr>
          <w:lang w:val="en-US"/>
        </w:rPr>
        <w:t>BAB II LANDASAN TEORI</w:t>
      </w:r>
    </w:p>
    <w:p w14:paraId="08416C4A" w14:textId="77777777" w:rsidR="001E3903" w:rsidRDefault="001E3903" w:rsidP="00421A5D">
      <w:pPr>
        <w:ind w:left="1440"/>
        <w:rPr>
          <w:lang w:val="en-US"/>
        </w:rPr>
      </w:pPr>
      <w:r>
        <w:rPr>
          <w:lang w:val="en-US"/>
        </w:rPr>
        <w:t>Bab ini membahas mengenai teori-teori yang berkaitan dalam penyelesaikan proyek kerja praktek.</w:t>
      </w:r>
    </w:p>
    <w:p w14:paraId="4A6C0B9B" w14:textId="7F785FA9" w:rsidR="001E3903" w:rsidRPr="00421A5D" w:rsidRDefault="001E3903" w:rsidP="00421A5D">
      <w:pPr>
        <w:pStyle w:val="ListParagraph"/>
        <w:numPr>
          <w:ilvl w:val="0"/>
          <w:numId w:val="24"/>
        </w:numPr>
        <w:rPr>
          <w:lang w:val="en-US"/>
        </w:rPr>
      </w:pPr>
      <w:r w:rsidRPr="00421A5D">
        <w:rPr>
          <w:lang w:val="en-US"/>
        </w:rPr>
        <w:t>BAB III ANALISIS DAN DESAIN SISTEM</w:t>
      </w:r>
    </w:p>
    <w:p w14:paraId="5534D625" w14:textId="77777777" w:rsidR="001E3903" w:rsidRDefault="001E3903" w:rsidP="00421A5D">
      <w:pPr>
        <w:ind w:left="1440"/>
        <w:rPr>
          <w:lang w:val="en-US"/>
        </w:rPr>
      </w:pPr>
      <w:r>
        <w:rPr>
          <w:lang w:val="en-US"/>
        </w:rPr>
        <w:t>Bab ini membahas analaisis dan desain system yang akan dibangun pada proyek kerja praktek.</w:t>
      </w:r>
    </w:p>
    <w:p w14:paraId="691B1DC0" w14:textId="6ACE0DF7" w:rsidR="001E3903" w:rsidRPr="00421A5D" w:rsidRDefault="001E3903" w:rsidP="00421A5D">
      <w:pPr>
        <w:pStyle w:val="ListParagraph"/>
        <w:numPr>
          <w:ilvl w:val="0"/>
          <w:numId w:val="24"/>
        </w:numPr>
        <w:rPr>
          <w:lang w:val="en-US"/>
        </w:rPr>
      </w:pPr>
      <w:r w:rsidRPr="00421A5D">
        <w:rPr>
          <w:lang w:val="en-US"/>
        </w:rPr>
        <w:t>BAB IV PEGEMBANGAN PERANGKAT LUNAK</w:t>
      </w:r>
    </w:p>
    <w:p w14:paraId="279FBE11" w14:textId="77777777" w:rsidR="001E3903" w:rsidRDefault="001E3903" w:rsidP="00421A5D">
      <w:pPr>
        <w:ind w:left="1440"/>
        <w:rPr>
          <w:lang w:val="en-US"/>
        </w:rPr>
      </w:pPr>
      <w:r>
        <w:rPr>
          <w:lang w:val="en-US"/>
        </w:rPr>
        <w:t>Bab ini berisi kumpulan screenshoot dari proyek yang dibuat berserta deskripsi dari tiap fitur yang dibuat.</w:t>
      </w:r>
    </w:p>
    <w:p w14:paraId="5D20840B" w14:textId="62FBA3ED" w:rsidR="001E3903" w:rsidRPr="00421A5D" w:rsidRDefault="001E3903" w:rsidP="00421A5D">
      <w:pPr>
        <w:pStyle w:val="ListParagraph"/>
        <w:numPr>
          <w:ilvl w:val="0"/>
          <w:numId w:val="24"/>
        </w:numPr>
        <w:rPr>
          <w:lang w:val="en-US"/>
        </w:rPr>
      </w:pPr>
      <w:r w:rsidRPr="00421A5D">
        <w:rPr>
          <w:lang w:val="en-US"/>
        </w:rPr>
        <w:t>BAB V TESTING DAN EVALUSASI SISTEM</w:t>
      </w:r>
    </w:p>
    <w:p w14:paraId="289CA963" w14:textId="77777777" w:rsidR="001E3903" w:rsidRDefault="001E3903" w:rsidP="00421A5D">
      <w:pPr>
        <w:ind w:left="1440"/>
        <w:rPr>
          <w:lang w:val="en-US"/>
        </w:rPr>
      </w:pPr>
      <w:r>
        <w:rPr>
          <w:lang w:val="en-US"/>
        </w:rPr>
        <w:t>Bab ini berisi hasil pengujian dan evaluasi dari system yang telah dibangun.</w:t>
      </w:r>
    </w:p>
    <w:p w14:paraId="36CD7AEF" w14:textId="145E2722" w:rsidR="001E3903" w:rsidRPr="00421A5D" w:rsidRDefault="00421A5D" w:rsidP="00421A5D">
      <w:pPr>
        <w:pStyle w:val="ListParagraph"/>
        <w:numPr>
          <w:ilvl w:val="0"/>
          <w:numId w:val="24"/>
        </w:numPr>
        <w:rPr>
          <w:lang w:val="en-US"/>
        </w:rPr>
      </w:pPr>
      <w:r w:rsidRPr="00421A5D">
        <w:rPr>
          <w:lang w:val="en-US"/>
        </w:rPr>
        <w:t>BAB</w:t>
      </w:r>
      <w:r w:rsidR="001E3903" w:rsidRPr="00421A5D">
        <w:rPr>
          <w:lang w:val="en-US"/>
        </w:rPr>
        <w:t xml:space="preserve"> VI KESIMPULAN DAN SARAN</w:t>
      </w:r>
    </w:p>
    <w:p w14:paraId="543B505D" w14:textId="1ADA8BAC" w:rsidR="001E3903" w:rsidRPr="001E3903" w:rsidRDefault="001E3903" w:rsidP="00421A5D">
      <w:pPr>
        <w:ind w:left="1080"/>
        <w:rPr>
          <w:lang w:val="en-US"/>
        </w:rPr>
        <w:sectPr w:rsidR="001E3903" w:rsidRPr="001E3903" w:rsidSect="00226B5C">
          <w:headerReference w:type="default" r:id="rId98"/>
          <w:footerReference w:type="default" r:id="rId99"/>
          <w:pgSz w:w="11906" w:h="16838"/>
          <w:pgMar w:top="1701" w:right="1701" w:bottom="1701" w:left="2268" w:header="720" w:footer="720" w:gutter="0"/>
          <w:cols w:space="720"/>
          <w:titlePg/>
          <w:docGrid w:linePitch="360"/>
        </w:sectPr>
      </w:pPr>
      <w:r>
        <w:rPr>
          <w:lang w:val="en-US"/>
        </w:rPr>
        <w:t>Bab ini berisi kesimpulan dan saran dari pembahasan pada perancangan serta Analisis pengujian web yang dibuat untuk perkembangan web  kedepan nya.</w:t>
      </w:r>
    </w:p>
    <w:p w14:paraId="0286D429" w14:textId="4BD06B9D" w:rsidR="0069326F" w:rsidRPr="006705D0" w:rsidRDefault="0069326F" w:rsidP="0069326F">
      <w:pPr>
        <w:pStyle w:val="Heading1"/>
        <w:ind w:left="0"/>
      </w:pPr>
      <w:r w:rsidRPr="004E347A">
        <w:lastRenderedPageBreak/>
        <w:br/>
      </w:r>
      <w:bookmarkStart w:id="46" w:name="_Toc74879901"/>
      <w:r w:rsidR="0042467C">
        <w:rPr>
          <w:lang w:val="en-US"/>
        </w:rPr>
        <w:t>KAJIAN TEORI</w:t>
      </w:r>
      <w:bookmarkEnd w:id="46"/>
    </w:p>
    <w:p w14:paraId="0985CA3E" w14:textId="77777777" w:rsidR="0069326F" w:rsidRPr="004E347A" w:rsidRDefault="0069326F" w:rsidP="0069326F"/>
    <w:p w14:paraId="6CAC597B" w14:textId="77777777" w:rsidR="0069326F" w:rsidRPr="006705D0" w:rsidRDefault="0069326F" w:rsidP="0069326F">
      <w:pPr>
        <w:pStyle w:val="Heading2"/>
      </w:pPr>
      <w:bookmarkStart w:id="47" w:name="_Toc24719682"/>
      <w:bookmarkStart w:id="48" w:name="_Toc74879902"/>
      <w:r w:rsidRPr="006705D0">
        <w:t>Profil Perusahaan</w:t>
      </w:r>
      <w:bookmarkEnd w:id="47"/>
      <w:bookmarkEnd w:id="48"/>
    </w:p>
    <w:p w14:paraId="5248B4F2" w14:textId="0BEA20B4" w:rsidR="0069326F" w:rsidRDefault="002F7EEE" w:rsidP="002F7EEE">
      <w:pPr>
        <w:pStyle w:val="ReportContent"/>
      </w:pPr>
      <w:r w:rsidRPr="002F7EEE">
        <w:t>Scola LMS membatu sekolah untuk siap diera digital.Scola  LMS membantu sekolah untuk siap di era digital.Sistem yang kami rancang menghubungkan siswa, orang tua, Guru, Admin dan kepala sekolah sehingga dapat tercipta kolaborasi dalam setiap proses pembelajaran, Pengunaan Scola:</w:t>
      </w:r>
    </w:p>
    <w:p w14:paraId="4B3D55D7" w14:textId="41FC6915" w:rsidR="002F7EEE" w:rsidRPr="002F7EEE" w:rsidRDefault="002F7EEE" w:rsidP="002F7EEE">
      <w:pPr>
        <w:pStyle w:val="ListParagraph"/>
        <w:numPr>
          <w:ilvl w:val="0"/>
          <w:numId w:val="27"/>
        </w:numPr>
      </w:pPr>
      <w:r>
        <w:rPr>
          <w:lang w:val="en-US"/>
        </w:rPr>
        <w:t>Pendidikan Jarak Jauh</w:t>
      </w:r>
    </w:p>
    <w:p w14:paraId="0B581C14" w14:textId="1FAF7357" w:rsidR="002F7EEE" w:rsidRPr="002F7EEE" w:rsidRDefault="002F7EEE" w:rsidP="002F7EEE">
      <w:pPr>
        <w:pStyle w:val="ListParagraph"/>
      </w:pPr>
      <w:r w:rsidRPr="002F7EEE">
        <w:t>Pembelajaran yang dilakukan secara online dimana peserta didik pengajar dapat saling berinteraksi walau berbeda tempat dengan pengajar.</w:t>
      </w:r>
    </w:p>
    <w:p w14:paraId="107391B2" w14:textId="28E89B3C" w:rsidR="002F7EEE" w:rsidRPr="002F7EEE" w:rsidRDefault="002F7EEE" w:rsidP="002F7EEE">
      <w:pPr>
        <w:pStyle w:val="ListParagraph"/>
        <w:numPr>
          <w:ilvl w:val="0"/>
          <w:numId w:val="27"/>
        </w:numPr>
      </w:pPr>
      <w:r>
        <w:rPr>
          <w:lang w:val="en-US"/>
        </w:rPr>
        <w:t>Blended Leaning (Flip Classroom)</w:t>
      </w:r>
    </w:p>
    <w:p w14:paraId="7E982356" w14:textId="18964B9B" w:rsidR="002F7EEE" w:rsidRPr="002F7EEE" w:rsidRDefault="002F7EEE" w:rsidP="002F7EEE">
      <w:pPr>
        <w:pStyle w:val="ListParagraph"/>
      </w:pPr>
      <w:r w:rsidRPr="002F7EEE">
        <w:t>Flipped classroom merupakan inovasi pembelajaran dimana peserta didik mempelajari konten (belajar) di luar kelas atau di rumah secara mandiri (online) kemudian melakukan diskusi atau active learning di kelas.</w:t>
      </w:r>
    </w:p>
    <w:p w14:paraId="47A82065" w14:textId="58DF3E51" w:rsidR="002F7EEE" w:rsidRPr="002F7EEE" w:rsidRDefault="002F7EEE" w:rsidP="002F7EEE">
      <w:pPr>
        <w:pStyle w:val="ListParagraph"/>
        <w:numPr>
          <w:ilvl w:val="0"/>
          <w:numId w:val="27"/>
        </w:numPr>
      </w:pPr>
      <w:r>
        <w:rPr>
          <w:lang w:val="en-US"/>
        </w:rPr>
        <w:t>Materi Pembelajaran</w:t>
      </w:r>
    </w:p>
    <w:p w14:paraId="07668E6F" w14:textId="2FF32F32" w:rsidR="002F7EEE" w:rsidRDefault="002F7EEE" w:rsidP="002F7EEE">
      <w:pPr>
        <w:pStyle w:val="ListParagraph"/>
      </w:pPr>
      <w:r w:rsidRPr="002F7EEE">
        <w:t>Kami menyediakan konten pembelajaran yang sesuai dengan K13 seperti video materi belajar, soal-soal kuis dan ujian sudah tersedia di SCOLA tinggal digunakan oleh guru dan sekolah.</w:t>
      </w:r>
    </w:p>
    <w:p w14:paraId="1F665C05" w14:textId="5B03B4AC" w:rsidR="002F7EEE" w:rsidRDefault="002F7EEE" w:rsidP="00652FCD">
      <w:pPr>
        <w:rPr>
          <w:lang w:val="en-US"/>
        </w:rPr>
      </w:pPr>
      <w:r>
        <w:rPr>
          <w:lang w:val="en-US"/>
        </w:rPr>
        <w:t>Fitur-fitur yang terdapat SCOLA LMS memberikan solusi tepat. Berikut merupakan fitur-fitur utama dari SCOLA LMS</w:t>
      </w:r>
      <w:r w:rsidR="00652FCD">
        <w:rPr>
          <w:lang w:val="en-US"/>
        </w:rPr>
        <w:t xml:space="preserve"> :</w:t>
      </w:r>
    </w:p>
    <w:p w14:paraId="2DFD893D" w14:textId="01C5E71F" w:rsidR="002F7EEE" w:rsidRDefault="002F7EEE" w:rsidP="002F7EEE">
      <w:pPr>
        <w:pStyle w:val="ListParagraph"/>
        <w:numPr>
          <w:ilvl w:val="0"/>
          <w:numId w:val="28"/>
        </w:numPr>
        <w:rPr>
          <w:lang w:val="en-US"/>
        </w:rPr>
      </w:pPr>
      <w:r>
        <w:rPr>
          <w:lang w:val="en-US"/>
        </w:rPr>
        <w:t>Notifikasi User</w:t>
      </w:r>
    </w:p>
    <w:p w14:paraId="2040405E" w14:textId="673008AF" w:rsidR="002F7EEE" w:rsidRDefault="002F7EEE" w:rsidP="002F7EEE">
      <w:pPr>
        <w:pStyle w:val="ListParagraph"/>
        <w:rPr>
          <w:lang w:val="en-US"/>
        </w:rPr>
      </w:pPr>
      <w:r>
        <w:rPr>
          <w:lang w:val="en-US"/>
        </w:rPr>
        <w:t>Notifikasi untuk orang tua, guru dan siswa terkait semua aktivitas.</w:t>
      </w:r>
    </w:p>
    <w:p w14:paraId="4DCD6117" w14:textId="38CA0C7F" w:rsidR="002F7EEE" w:rsidRDefault="002F7EEE" w:rsidP="002F7EEE">
      <w:pPr>
        <w:pStyle w:val="ListParagraph"/>
        <w:numPr>
          <w:ilvl w:val="0"/>
          <w:numId w:val="28"/>
        </w:numPr>
        <w:rPr>
          <w:lang w:val="en-US"/>
        </w:rPr>
      </w:pPr>
      <w:r>
        <w:rPr>
          <w:lang w:val="en-US"/>
        </w:rPr>
        <w:t>Management System</w:t>
      </w:r>
    </w:p>
    <w:p w14:paraId="3A4E45B2" w14:textId="77B0637D" w:rsidR="002F7EEE" w:rsidRDefault="002F7EEE" w:rsidP="002F7EEE">
      <w:pPr>
        <w:pStyle w:val="ListParagraph"/>
        <w:rPr>
          <w:lang w:val="en-US"/>
        </w:rPr>
      </w:pPr>
      <w:r>
        <w:rPr>
          <w:lang w:val="en-US"/>
        </w:rPr>
        <w:t>Mengelola data sekolah (Akun pengguna, kelas dan kurikulum).</w:t>
      </w:r>
    </w:p>
    <w:p w14:paraId="3CC7780C" w14:textId="44E59923" w:rsidR="002F7EEE" w:rsidRDefault="002F7EEE" w:rsidP="002F7EEE">
      <w:pPr>
        <w:pStyle w:val="ListParagraph"/>
        <w:numPr>
          <w:ilvl w:val="0"/>
          <w:numId w:val="28"/>
        </w:numPr>
        <w:rPr>
          <w:lang w:val="en-US"/>
        </w:rPr>
      </w:pPr>
      <w:r>
        <w:rPr>
          <w:lang w:val="en-US"/>
        </w:rPr>
        <w:t>Report Online</w:t>
      </w:r>
    </w:p>
    <w:p w14:paraId="3730AEC1" w14:textId="61BCC9ED" w:rsidR="002F7EEE" w:rsidRDefault="002F7EEE" w:rsidP="002F7EEE">
      <w:pPr>
        <w:pStyle w:val="ListParagraph"/>
        <w:rPr>
          <w:lang w:val="en-US"/>
        </w:rPr>
      </w:pPr>
      <w:r>
        <w:rPr>
          <w:lang w:val="en-US"/>
        </w:rPr>
        <w:t>Report online untuk melihat secara real-time hasil pembelajaran siswa.</w:t>
      </w:r>
    </w:p>
    <w:p w14:paraId="01FAE403" w14:textId="229B790B" w:rsidR="002F7EEE" w:rsidRDefault="002F7EEE" w:rsidP="002F7EEE">
      <w:pPr>
        <w:pStyle w:val="ListParagraph"/>
        <w:numPr>
          <w:ilvl w:val="0"/>
          <w:numId w:val="28"/>
        </w:numPr>
        <w:rPr>
          <w:lang w:val="en-US"/>
        </w:rPr>
      </w:pPr>
      <w:r>
        <w:rPr>
          <w:lang w:val="en-US"/>
        </w:rPr>
        <w:t>Webinar</w:t>
      </w:r>
    </w:p>
    <w:p w14:paraId="417F5CB5" w14:textId="040E33B9" w:rsidR="002F7EEE" w:rsidRDefault="002F7EEE" w:rsidP="002F7EEE">
      <w:pPr>
        <w:pStyle w:val="ListParagraph"/>
        <w:rPr>
          <w:lang w:val="en-US"/>
        </w:rPr>
      </w:pPr>
      <w:r>
        <w:rPr>
          <w:lang w:val="en-US"/>
        </w:rPr>
        <w:t>Seminar atau Conference online.</w:t>
      </w:r>
    </w:p>
    <w:p w14:paraId="3080A76D" w14:textId="2FE2FD33" w:rsidR="002F7EEE" w:rsidRDefault="002F7EEE" w:rsidP="002F7EEE">
      <w:pPr>
        <w:pStyle w:val="ListParagraph"/>
        <w:numPr>
          <w:ilvl w:val="0"/>
          <w:numId w:val="28"/>
        </w:numPr>
        <w:rPr>
          <w:lang w:val="en-US"/>
        </w:rPr>
      </w:pPr>
      <w:r>
        <w:rPr>
          <w:lang w:val="en-US"/>
        </w:rPr>
        <w:t>Materi Belajar</w:t>
      </w:r>
    </w:p>
    <w:p w14:paraId="321861D3" w14:textId="2B968035" w:rsidR="002F7EEE" w:rsidRDefault="002F7EEE" w:rsidP="002F7EEE">
      <w:pPr>
        <w:pStyle w:val="ListParagraph"/>
        <w:rPr>
          <w:lang w:val="en-US"/>
        </w:rPr>
      </w:pPr>
      <w:r>
        <w:rPr>
          <w:lang w:val="en-US"/>
        </w:rPr>
        <w:t>Materi bacaan, Vidio belajar, pembahasan dan bank soal.</w:t>
      </w:r>
    </w:p>
    <w:p w14:paraId="4C59990A" w14:textId="47C12E9F" w:rsidR="002F7EEE" w:rsidRDefault="002F7EEE" w:rsidP="002F7EEE">
      <w:pPr>
        <w:pStyle w:val="ListParagraph"/>
        <w:numPr>
          <w:ilvl w:val="0"/>
          <w:numId w:val="28"/>
        </w:numPr>
        <w:rPr>
          <w:lang w:val="en-US"/>
        </w:rPr>
      </w:pPr>
      <w:r>
        <w:rPr>
          <w:lang w:val="en-US"/>
        </w:rPr>
        <w:t>Forum Diskusi</w:t>
      </w:r>
    </w:p>
    <w:p w14:paraId="59265A89" w14:textId="382CBFF6" w:rsidR="002F7EEE" w:rsidRDefault="002F7EEE" w:rsidP="002F7EEE">
      <w:pPr>
        <w:pStyle w:val="ListParagraph"/>
        <w:rPr>
          <w:lang w:val="en-US"/>
        </w:rPr>
      </w:pPr>
      <w:r>
        <w:rPr>
          <w:lang w:val="en-US"/>
        </w:rPr>
        <w:lastRenderedPageBreak/>
        <w:t>Forum diskusi untuk siswa dengan guru.</w:t>
      </w:r>
    </w:p>
    <w:p w14:paraId="27CD0886" w14:textId="74E9B933" w:rsidR="002F7EEE" w:rsidRDefault="002F7EEE" w:rsidP="002F7EEE">
      <w:pPr>
        <w:rPr>
          <w:lang w:val="en-US"/>
        </w:rPr>
      </w:pPr>
      <w:r w:rsidRPr="002F7EEE">
        <w:rPr>
          <w:lang w:val="en-US"/>
        </w:rPr>
        <w:t>Virtual classroom, tatap muka online menjadi lebih mudah dengan virtual classroom virtual classroom yang tersedia di scola LMS medukung proses pembelajaran jarak jauh menjadi lebih interaktif antara guru dan siswa.</w:t>
      </w:r>
    </w:p>
    <w:p w14:paraId="4572D7DB" w14:textId="61CFCFFD" w:rsidR="002F7EEE" w:rsidRDefault="002F7EEE" w:rsidP="002F7EEE">
      <w:pPr>
        <w:rPr>
          <w:lang w:val="en-US"/>
        </w:rPr>
      </w:pPr>
    </w:p>
    <w:p w14:paraId="7C6AF82B" w14:textId="70A6A625" w:rsidR="002F7EEE" w:rsidRDefault="002F7EEE" w:rsidP="002F7EEE">
      <w:pPr>
        <w:rPr>
          <w:lang w:val="en-US"/>
        </w:rPr>
      </w:pPr>
      <w:r>
        <w:rPr>
          <w:lang w:val="en-US"/>
        </w:rPr>
        <w:t>Fitur-fitur Virtual Classroom SCOLA LMS terdiri dari :</w:t>
      </w:r>
    </w:p>
    <w:p w14:paraId="4440BA40" w14:textId="0EAE0B6A" w:rsidR="002F7EEE" w:rsidRDefault="005D3835" w:rsidP="005D3835">
      <w:pPr>
        <w:pStyle w:val="ListParagraph"/>
        <w:numPr>
          <w:ilvl w:val="0"/>
          <w:numId w:val="24"/>
        </w:numPr>
        <w:rPr>
          <w:lang w:val="en-US"/>
        </w:rPr>
      </w:pPr>
      <w:r>
        <w:rPr>
          <w:lang w:val="en-US"/>
        </w:rPr>
        <w:t>Chatting</w:t>
      </w:r>
    </w:p>
    <w:p w14:paraId="45F8A6E4" w14:textId="76E89053" w:rsidR="005D3835" w:rsidRDefault="005D3835" w:rsidP="005D3835">
      <w:pPr>
        <w:pStyle w:val="ListParagraph"/>
        <w:ind w:left="1440"/>
        <w:rPr>
          <w:lang w:val="en-US"/>
        </w:rPr>
      </w:pPr>
      <w:r>
        <w:rPr>
          <w:lang w:val="en-US"/>
        </w:rPr>
        <w:t>Fitur untuk komunikasi antar peserta didik dalam webinar atau conference</w:t>
      </w:r>
      <w:r w:rsidR="00CF1A23">
        <w:rPr>
          <w:lang w:val="en-US"/>
        </w:rPr>
        <w:t xml:space="preserve"> dengan guru.</w:t>
      </w:r>
    </w:p>
    <w:p w14:paraId="0D854A99" w14:textId="52F5B7F6" w:rsidR="005D3835" w:rsidRDefault="005D3835" w:rsidP="005D3835">
      <w:pPr>
        <w:pStyle w:val="ListParagraph"/>
        <w:numPr>
          <w:ilvl w:val="0"/>
          <w:numId w:val="24"/>
        </w:numPr>
        <w:rPr>
          <w:lang w:val="en-US"/>
        </w:rPr>
      </w:pPr>
      <w:r>
        <w:rPr>
          <w:lang w:val="en-US"/>
        </w:rPr>
        <w:t>Share Screen</w:t>
      </w:r>
    </w:p>
    <w:p w14:paraId="379F434A" w14:textId="552499F6" w:rsidR="00CF1A23" w:rsidRDefault="00CF1A23" w:rsidP="00CF1A23">
      <w:pPr>
        <w:pStyle w:val="ListParagraph"/>
        <w:ind w:left="1440"/>
        <w:rPr>
          <w:lang w:val="en-US"/>
        </w:rPr>
      </w:pPr>
      <w:r>
        <w:rPr>
          <w:lang w:val="en-US"/>
        </w:rPr>
        <w:t>Peserta didik/guru dapat share materi di webinar atau conference.</w:t>
      </w:r>
    </w:p>
    <w:p w14:paraId="7C4E536B" w14:textId="783342D6" w:rsidR="005D3835" w:rsidRDefault="005D3835" w:rsidP="005D3835">
      <w:pPr>
        <w:pStyle w:val="ListParagraph"/>
        <w:numPr>
          <w:ilvl w:val="0"/>
          <w:numId w:val="24"/>
        </w:numPr>
        <w:rPr>
          <w:lang w:val="en-US"/>
        </w:rPr>
      </w:pPr>
      <w:r>
        <w:rPr>
          <w:lang w:val="en-US"/>
        </w:rPr>
        <w:t>Webinar</w:t>
      </w:r>
    </w:p>
    <w:p w14:paraId="61980F17" w14:textId="195BD55D" w:rsidR="00CF1A23" w:rsidRDefault="00CF1A23" w:rsidP="00CF1A23">
      <w:pPr>
        <w:pStyle w:val="ListParagraph"/>
        <w:ind w:left="1440"/>
        <w:rPr>
          <w:lang w:val="en-US"/>
        </w:rPr>
      </w:pPr>
      <w:r>
        <w:rPr>
          <w:lang w:val="en-US"/>
        </w:rPr>
        <w:t>Admin bisa mengatur untuk jadwal webinar dari sekolah.</w:t>
      </w:r>
    </w:p>
    <w:p w14:paraId="30523E34" w14:textId="14425B8F" w:rsidR="00CF1A23" w:rsidRDefault="00CF1A23" w:rsidP="00CF1A23">
      <w:pPr>
        <w:rPr>
          <w:lang w:val="en-US"/>
        </w:rPr>
      </w:pPr>
    </w:p>
    <w:p w14:paraId="50BF4614" w14:textId="58735DE0" w:rsidR="00CF1A23" w:rsidRDefault="00CF1A23" w:rsidP="00CF1A23">
      <w:pPr>
        <w:rPr>
          <w:lang w:val="en-US"/>
        </w:rPr>
      </w:pPr>
      <w:r w:rsidRPr="00CF1A23">
        <w:rPr>
          <w:lang w:val="en-US"/>
        </w:rPr>
        <w:t>Kelola ujian online dapat dilakukan dengan mudah, ujian online merupakan fitur untuk memudahkan guru dalam mengelola ujian dan siswa dalam mengerjakan ujian secara online, fitur-fitur ujian online SCOLA terdiri dari :</w:t>
      </w:r>
    </w:p>
    <w:p w14:paraId="5CE53F9A" w14:textId="2F21A1AA" w:rsidR="00CF1A23" w:rsidRDefault="00CF1A23" w:rsidP="00CF1A23">
      <w:pPr>
        <w:pStyle w:val="ListParagraph"/>
        <w:numPr>
          <w:ilvl w:val="0"/>
          <w:numId w:val="24"/>
        </w:numPr>
        <w:rPr>
          <w:lang w:val="en-US"/>
        </w:rPr>
      </w:pPr>
      <w:r>
        <w:rPr>
          <w:lang w:val="en-US"/>
        </w:rPr>
        <w:t>Tipe soal</w:t>
      </w:r>
    </w:p>
    <w:p w14:paraId="3843C103" w14:textId="1A0540BF" w:rsidR="00CF1A23" w:rsidRDefault="00CF1A23" w:rsidP="00CF1A23">
      <w:pPr>
        <w:pStyle w:val="ListParagraph"/>
        <w:ind w:left="1440"/>
        <w:rPr>
          <w:lang w:val="en-US"/>
        </w:rPr>
      </w:pPr>
      <w:r w:rsidRPr="00CF1A23">
        <w:rPr>
          <w:lang w:val="en-US"/>
        </w:rPr>
        <w:t>Ujian tersedia tipe soal ujian pilihan ganda, isian singkat, essay dan beberapa tipe soal lainnya.</w:t>
      </w:r>
    </w:p>
    <w:p w14:paraId="0E8F9710" w14:textId="506CA0B3" w:rsidR="00CF1A23" w:rsidRDefault="00CF1A23" w:rsidP="00CF1A23">
      <w:pPr>
        <w:pStyle w:val="ListParagraph"/>
        <w:numPr>
          <w:ilvl w:val="0"/>
          <w:numId w:val="24"/>
        </w:numPr>
        <w:rPr>
          <w:lang w:val="en-US"/>
        </w:rPr>
      </w:pPr>
      <w:r>
        <w:rPr>
          <w:lang w:val="en-US"/>
        </w:rPr>
        <w:t>Pengaturan ujian</w:t>
      </w:r>
    </w:p>
    <w:p w14:paraId="725DDDA6" w14:textId="16AC48C9" w:rsidR="00CF1A23" w:rsidRDefault="00CF1A23" w:rsidP="00CF1A23">
      <w:pPr>
        <w:pStyle w:val="ListParagraph"/>
        <w:ind w:left="1440"/>
        <w:rPr>
          <w:lang w:val="en-US"/>
        </w:rPr>
      </w:pPr>
      <w:r w:rsidRPr="00CF1A23">
        <w:rPr>
          <w:lang w:val="en-US"/>
        </w:rPr>
        <w:t>Guru dapat langsung melihat hasil dari ujian yang dilakukana</w:t>
      </w:r>
    </w:p>
    <w:p w14:paraId="4FA6A0A7" w14:textId="03E705BC" w:rsidR="00CF1A23" w:rsidRDefault="00CF1A23" w:rsidP="00CF1A23">
      <w:pPr>
        <w:pStyle w:val="ListParagraph"/>
        <w:numPr>
          <w:ilvl w:val="0"/>
          <w:numId w:val="24"/>
        </w:numPr>
        <w:rPr>
          <w:lang w:val="en-US"/>
        </w:rPr>
      </w:pPr>
      <w:r>
        <w:rPr>
          <w:lang w:val="en-US"/>
        </w:rPr>
        <w:t>Report Otomatis</w:t>
      </w:r>
    </w:p>
    <w:p w14:paraId="50D3AB87" w14:textId="300591FD" w:rsidR="00CF1A23" w:rsidRDefault="00CF1A23" w:rsidP="00CF1A23">
      <w:pPr>
        <w:pStyle w:val="ListParagraph"/>
        <w:ind w:left="1440"/>
        <w:rPr>
          <w:lang w:val="en-US"/>
        </w:rPr>
      </w:pPr>
      <w:r w:rsidRPr="00CF1A23">
        <w:rPr>
          <w:lang w:val="en-US"/>
        </w:rPr>
        <w:t>Guru dapat langsung melihat hasil dari ujian yang dilakukan</w:t>
      </w:r>
    </w:p>
    <w:p w14:paraId="0564FF98" w14:textId="25E25853" w:rsidR="005D3835" w:rsidRDefault="00CF1A23" w:rsidP="009025C2">
      <w:pPr>
        <w:pStyle w:val="ListParagraph"/>
        <w:numPr>
          <w:ilvl w:val="0"/>
          <w:numId w:val="24"/>
        </w:numPr>
        <w:rPr>
          <w:lang w:val="en-US"/>
        </w:rPr>
      </w:pPr>
      <w:r w:rsidRPr="00CF1A23">
        <w:rPr>
          <w:lang w:val="en-US"/>
        </w:rPr>
        <w:t>Konfirmasi Ujian</w:t>
      </w:r>
    </w:p>
    <w:p w14:paraId="666FBBA9" w14:textId="6DA9CF4D" w:rsidR="00CF1A23" w:rsidRDefault="00CF1A23" w:rsidP="00CF1A23">
      <w:pPr>
        <w:pStyle w:val="ListParagraph"/>
        <w:ind w:left="1440"/>
        <w:rPr>
          <w:lang w:val="en-US"/>
        </w:rPr>
      </w:pPr>
      <w:r w:rsidRPr="00CF1A23">
        <w:rPr>
          <w:lang w:val="en-US"/>
        </w:rPr>
        <w:t>Halaman untuk pengecekan dari peserta ujian setelah melakukan ujian unutk memastikan semua jawaban dari ujian.</w:t>
      </w:r>
    </w:p>
    <w:p w14:paraId="302C92F5" w14:textId="76B6AA79" w:rsidR="00CF1A23" w:rsidRDefault="00CF1A23" w:rsidP="00CF1A23">
      <w:pPr>
        <w:rPr>
          <w:lang w:val="en-US"/>
        </w:rPr>
      </w:pPr>
    </w:p>
    <w:p w14:paraId="62D515D9" w14:textId="52BCE893" w:rsidR="00CF1A23" w:rsidRDefault="00CF1A23" w:rsidP="00CF1A23">
      <w:pPr>
        <w:rPr>
          <w:lang w:val="en-US"/>
        </w:rPr>
      </w:pPr>
      <w:r w:rsidRPr="00CF1A23">
        <w:rPr>
          <w:lang w:val="en-US"/>
        </w:rPr>
        <w:t>Manajemen Sistem, mudah mengola system pembelajaran sekolah, sekolah dapat mengelola system pembelajaran dan perkembangan aktifitas pembelajaran di Scola LMS, fitur-fitur manajemen system SCOLA terdiri dari :</w:t>
      </w:r>
    </w:p>
    <w:p w14:paraId="343334C8" w14:textId="389887A5" w:rsidR="00CF1A23" w:rsidRDefault="00CF1A23" w:rsidP="00CF1A23">
      <w:pPr>
        <w:pStyle w:val="ListParagraph"/>
        <w:numPr>
          <w:ilvl w:val="0"/>
          <w:numId w:val="24"/>
        </w:numPr>
        <w:rPr>
          <w:lang w:val="en-US"/>
        </w:rPr>
      </w:pPr>
      <w:r>
        <w:rPr>
          <w:lang w:val="en-US"/>
        </w:rPr>
        <w:t>Kelola User</w:t>
      </w:r>
    </w:p>
    <w:p w14:paraId="4E989557" w14:textId="01A1DEA5" w:rsidR="00B47F1E" w:rsidRDefault="00B47F1E" w:rsidP="00B47F1E">
      <w:pPr>
        <w:pStyle w:val="ListParagraph"/>
        <w:ind w:left="1440"/>
        <w:rPr>
          <w:lang w:val="en-US"/>
        </w:rPr>
      </w:pPr>
      <w:r w:rsidRPr="00B47F1E">
        <w:rPr>
          <w:lang w:val="en-US"/>
        </w:rPr>
        <w:lastRenderedPageBreak/>
        <w:t>Memudahkan dalam pengelolaan penggunaan SCOLA yang terdiri dari siswa, orang tua, guru dan sekolah</w:t>
      </w:r>
      <w:r>
        <w:rPr>
          <w:lang w:val="en-US"/>
        </w:rPr>
        <w:t>.</w:t>
      </w:r>
    </w:p>
    <w:p w14:paraId="2D243EA2" w14:textId="39E71CDC" w:rsidR="00CF1A23" w:rsidRDefault="00CF1A23" w:rsidP="00CF1A23">
      <w:pPr>
        <w:pStyle w:val="ListParagraph"/>
        <w:numPr>
          <w:ilvl w:val="0"/>
          <w:numId w:val="24"/>
        </w:numPr>
        <w:rPr>
          <w:lang w:val="en-US"/>
        </w:rPr>
      </w:pPr>
      <w:r>
        <w:rPr>
          <w:lang w:val="en-US"/>
        </w:rPr>
        <w:t>Kelola Kelas</w:t>
      </w:r>
    </w:p>
    <w:p w14:paraId="724AF13F" w14:textId="34EA7FD2" w:rsidR="00B47F1E" w:rsidRDefault="00B47F1E" w:rsidP="00B47F1E">
      <w:pPr>
        <w:pStyle w:val="ListParagraph"/>
        <w:ind w:left="1440"/>
        <w:rPr>
          <w:lang w:val="en-US"/>
        </w:rPr>
      </w:pPr>
      <w:r w:rsidRPr="00B47F1E">
        <w:rPr>
          <w:lang w:val="en-US"/>
        </w:rPr>
        <w:t>Memudahkan dalam pengelolaan penggunaan SCOLA yang terdiri dari siswa, orang tua, guru dan sekolah</w:t>
      </w:r>
      <w:r>
        <w:rPr>
          <w:lang w:val="en-US"/>
        </w:rPr>
        <w:t>.</w:t>
      </w:r>
    </w:p>
    <w:p w14:paraId="76BE30DD" w14:textId="4A7E579F" w:rsidR="00CF1A23" w:rsidRDefault="00CF1A23" w:rsidP="00CF1A23">
      <w:pPr>
        <w:pStyle w:val="ListParagraph"/>
        <w:numPr>
          <w:ilvl w:val="0"/>
          <w:numId w:val="24"/>
        </w:numPr>
        <w:rPr>
          <w:lang w:val="en-US"/>
        </w:rPr>
      </w:pPr>
      <w:r>
        <w:rPr>
          <w:lang w:val="en-US"/>
        </w:rPr>
        <w:t>Kelola Rencana Pembelajaran</w:t>
      </w:r>
    </w:p>
    <w:p w14:paraId="6BF4570F" w14:textId="56244D9D" w:rsidR="00B47F1E" w:rsidRDefault="00B47F1E" w:rsidP="00B47F1E">
      <w:pPr>
        <w:pStyle w:val="ListParagraph"/>
        <w:ind w:left="1440"/>
        <w:rPr>
          <w:lang w:val="en-US"/>
        </w:rPr>
      </w:pPr>
      <w:r w:rsidRPr="00B47F1E">
        <w:rPr>
          <w:lang w:val="en-US"/>
        </w:rPr>
        <w:t>Admin dimudahkan dalam pengelolaan kurikulum sekolah dimana admin dapat Menyusun kurikulum sesuai K13 dan tambahan dari sekolah</w:t>
      </w:r>
      <w:r>
        <w:rPr>
          <w:lang w:val="en-US"/>
        </w:rPr>
        <w:t>.</w:t>
      </w:r>
    </w:p>
    <w:p w14:paraId="223F9C4F" w14:textId="72F2F476" w:rsidR="00CF1A23" w:rsidRDefault="00CF1A23" w:rsidP="00CF1A23">
      <w:pPr>
        <w:pStyle w:val="ListParagraph"/>
        <w:numPr>
          <w:ilvl w:val="0"/>
          <w:numId w:val="24"/>
        </w:numPr>
        <w:rPr>
          <w:lang w:val="en-US"/>
        </w:rPr>
      </w:pPr>
      <w:r>
        <w:rPr>
          <w:lang w:val="en-US"/>
        </w:rPr>
        <w:t>Report</w:t>
      </w:r>
    </w:p>
    <w:p w14:paraId="6D99491A" w14:textId="772CD1C0" w:rsidR="00B47F1E" w:rsidRDefault="00B47F1E" w:rsidP="00B47F1E">
      <w:pPr>
        <w:pStyle w:val="ListParagraph"/>
        <w:ind w:left="1440"/>
        <w:rPr>
          <w:lang w:val="en-US"/>
        </w:rPr>
      </w:pPr>
      <w:r w:rsidRPr="00B47F1E">
        <w:rPr>
          <w:lang w:val="en-US"/>
        </w:rPr>
        <w:t>Admin dapat dengan mudah mendapatkan report secara real-time</w:t>
      </w:r>
      <w:r>
        <w:rPr>
          <w:lang w:val="en-US"/>
        </w:rPr>
        <w:t>.</w:t>
      </w:r>
    </w:p>
    <w:p w14:paraId="0D77B428" w14:textId="4DBF5FF1" w:rsidR="00B47F1E" w:rsidRDefault="00B47F1E" w:rsidP="00B47F1E">
      <w:pPr>
        <w:rPr>
          <w:lang w:val="en-US"/>
        </w:rPr>
      </w:pPr>
    </w:p>
    <w:p w14:paraId="7600325A" w14:textId="770BE821" w:rsidR="00B47F1E" w:rsidRDefault="00B47F1E" w:rsidP="00B47F1E">
      <w:pPr>
        <w:rPr>
          <w:lang w:val="en-US"/>
        </w:rPr>
      </w:pPr>
      <w:r w:rsidRPr="00B47F1E">
        <w:rPr>
          <w:lang w:val="en-US"/>
        </w:rPr>
        <w:t>Agenda agenda sekolah untuk semua user, sekolah dapat melakukan pengelolaan informasi agenda dan aktifitas sekolah lebih mudah ke semua user. Fitur-fitur agenda dan aktifitas SCOLA terdiri dari:</w:t>
      </w:r>
    </w:p>
    <w:p w14:paraId="1ED5346D" w14:textId="44114B9F" w:rsidR="00B47F1E" w:rsidRDefault="00B47F1E" w:rsidP="00B47F1E">
      <w:pPr>
        <w:pStyle w:val="ListParagraph"/>
        <w:numPr>
          <w:ilvl w:val="0"/>
          <w:numId w:val="24"/>
        </w:numPr>
        <w:rPr>
          <w:lang w:val="en-US"/>
        </w:rPr>
      </w:pPr>
      <w:r>
        <w:rPr>
          <w:lang w:val="en-US"/>
        </w:rPr>
        <w:t>Pengumuman</w:t>
      </w:r>
    </w:p>
    <w:p w14:paraId="668EF49E" w14:textId="010E4618" w:rsidR="00B47F1E" w:rsidRDefault="00B47F1E" w:rsidP="00B47F1E">
      <w:pPr>
        <w:pStyle w:val="ListParagraph"/>
        <w:ind w:left="1440"/>
        <w:rPr>
          <w:lang w:val="en-US"/>
        </w:rPr>
      </w:pPr>
      <w:r w:rsidRPr="00B47F1E">
        <w:rPr>
          <w:lang w:val="en-US"/>
        </w:rPr>
        <w:t>Sekolah dengan mudah dapat memberikan informasi terkait agenda dan aktifitas sekolah ke semua user.</w:t>
      </w:r>
    </w:p>
    <w:p w14:paraId="7CAE5344" w14:textId="3009C814" w:rsidR="00B47F1E" w:rsidRDefault="00B47F1E" w:rsidP="00B47F1E">
      <w:pPr>
        <w:pStyle w:val="ListParagraph"/>
        <w:numPr>
          <w:ilvl w:val="0"/>
          <w:numId w:val="24"/>
        </w:numPr>
        <w:rPr>
          <w:lang w:val="en-US"/>
        </w:rPr>
      </w:pPr>
      <w:r>
        <w:rPr>
          <w:lang w:val="en-US"/>
        </w:rPr>
        <w:t>Penjadwalan</w:t>
      </w:r>
    </w:p>
    <w:p w14:paraId="024D6922" w14:textId="5F207D10" w:rsidR="00B47F1E" w:rsidRDefault="00B47F1E" w:rsidP="00B47F1E">
      <w:pPr>
        <w:pStyle w:val="ListParagraph"/>
        <w:ind w:left="1440"/>
        <w:rPr>
          <w:lang w:val="en-US"/>
        </w:rPr>
      </w:pPr>
      <w:r w:rsidRPr="00B47F1E">
        <w:rPr>
          <w:lang w:val="en-US"/>
        </w:rPr>
        <w:t>Sekolah dapat melakukan pengelolaan jadwal penjadwalan dari sekolah ke guru dan siswa.</w:t>
      </w:r>
    </w:p>
    <w:p w14:paraId="6E4B72C1" w14:textId="43E3A986" w:rsidR="00B47F1E" w:rsidRDefault="00B47F1E" w:rsidP="00B47F1E">
      <w:pPr>
        <w:pStyle w:val="ListParagraph"/>
        <w:numPr>
          <w:ilvl w:val="0"/>
          <w:numId w:val="24"/>
        </w:numPr>
        <w:rPr>
          <w:lang w:val="en-US"/>
        </w:rPr>
      </w:pPr>
      <w:r>
        <w:rPr>
          <w:lang w:val="en-US"/>
        </w:rPr>
        <w:t>Transaksi Keuangan</w:t>
      </w:r>
    </w:p>
    <w:p w14:paraId="0FEB5073" w14:textId="177079E7" w:rsidR="00B47F1E" w:rsidRDefault="00B47F1E" w:rsidP="00B47F1E">
      <w:pPr>
        <w:pStyle w:val="ListParagraph"/>
        <w:ind w:left="1440"/>
        <w:rPr>
          <w:lang w:val="en-US"/>
        </w:rPr>
      </w:pPr>
      <w:r w:rsidRPr="00B47F1E">
        <w:rPr>
          <w:lang w:val="en-US"/>
        </w:rPr>
        <w:t>Fasilitas untuk absen online digunakan oleh sekolah untuk penerapkan kedisplinan ke siswa</w:t>
      </w:r>
      <w:r>
        <w:rPr>
          <w:lang w:val="en-US"/>
        </w:rPr>
        <w:t>.</w:t>
      </w:r>
    </w:p>
    <w:p w14:paraId="51016078" w14:textId="7CD32DDB" w:rsidR="00B47F1E" w:rsidRDefault="00B47F1E" w:rsidP="00B47F1E">
      <w:pPr>
        <w:rPr>
          <w:lang w:val="en-US"/>
        </w:rPr>
      </w:pPr>
    </w:p>
    <w:p w14:paraId="25E8B95C" w14:textId="00D76FF3" w:rsidR="00B47F1E" w:rsidRDefault="00B47F1E" w:rsidP="00B47F1E">
      <w:pPr>
        <w:rPr>
          <w:lang w:val="en-US"/>
        </w:rPr>
      </w:pPr>
      <w:r w:rsidRPr="00B47F1E">
        <w:rPr>
          <w:lang w:val="en-US"/>
        </w:rPr>
        <w:t>Report oran tua, kemudahan melihat hasil belajar anak orang tua dengan mudah menerima informasi terkati hasil pembelajaran dan aktifitas pembelajaran, fitur-fitur report orang tua SCOLA terdiri dari :</w:t>
      </w:r>
    </w:p>
    <w:p w14:paraId="4C2FAD7B" w14:textId="3B1A0046" w:rsidR="00B8677A" w:rsidRDefault="00B8677A" w:rsidP="00403ABF">
      <w:pPr>
        <w:pStyle w:val="ListParagraph"/>
        <w:numPr>
          <w:ilvl w:val="0"/>
          <w:numId w:val="24"/>
        </w:numPr>
        <w:rPr>
          <w:lang w:val="en-US"/>
        </w:rPr>
      </w:pPr>
      <w:r w:rsidRPr="00B8677A">
        <w:rPr>
          <w:lang w:val="en-US"/>
        </w:rPr>
        <w:t>Report Orang Tua</w:t>
      </w:r>
    </w:p>
    <w:p w14:paraId="6F895C23" w14:textId="504C14FF" w:rsidR="00B8677A" w:rsidRDefault="00B8677A" w:rsidP="00B8677A">
      <w:pPr>
        <w:pStyle w:val="ListParagraph"/>
        <w:ind w:left="1440"/>
        <w:rPr>
          <w:lang w:val="en-US"/>
        </w:rPr>
      </w:pPr>
      <w:r w:rsidRPr="00B8677A">
        <w:rPr>
          <w:lang w:val="en-US"/>
        </w:rPr>
        <w:t>Orang tua dapat dengan mudah menerima laporan terkait hasil belajar siswa</w:t>
      </w:r>
      <w:r>
        <w:rPr>
          <w:lang w:val="en-US"/>
        </w:rPr>
        <w:t>.</w:t>
      </w:r>
    </w:p>
    <w:p w14:paraId="269FBCDC" w14:textId="47CC1709" w:rsidR="00B8677A" w:rsidRDefault="00B8677A" w:rsidP="00403ABF">
      <w:pPr>
        <w:pStyle w:val="ListParagraph"/>
        <w:numPr>
          <w:ilvl w:val="0"/>
          <w:numId w:val="24"/>
        </w:numPr>
        <w:rPr>
          <w:lang w:val="en-US"/>
        </w:rPr>
      </w:pPr>
      <w:r w:rsidRPr="00B8677A">
        <w:rPr>
          <w:lang w:val="en-US"/>
        </w:rPr>
        <w:t>Absensasi Online</w:t>
      </w:r>
    </w:p>
    <w:p w14:paraId="7B9CA076" w14:textId="45DA6D35" w:rsidR="00DE6712" w:rsidRDefault="00DE6712" w:rsidP="00DE6712">
      <w:pPr>
        <w:pStyle w:val="ListParagraph"/>
        <w:ind w:left="1440"/>
        <w:rPr>
          <w:lang w:val="en-US"/>
        </w:rPr>
      </w:pPr>
      <w:r w:rsidRPr="00DE6712">
        <w:rPr>
          <w:lang w:val="en-US"/>
        </w:rPr>
        <w:lastRenderedPageBreak/>
        <w:t>Orang tua bisa melihat absen online dari siswa</w:t>
      </w:r>
      <w:r>
        <w:rPr>
          <w:lang w:val="en-US"/>
        </w:rPr>
        <w:t>.</w:t>
      </w:r>
    </w:p>
    <w:p w14:paraId="6E004C3B" w14:textId="5B2070A8" w:rsidR="00B8677A" w:rsidRDefault="00B8677A" w:rsidP="00B8677A">
      <w:pPr>
        <w:pStyle w:val="ListParagraph"/>
        <w:numPr>
          <w:ilvl w:val="0"/>
          <w:numId w:val="24"/>
        </w:numPr>
        <w:rPr>
          <w:lang w:val="en-US"/>
        </w:rPr>
      </w:pPr>
      <w:r>
        <w:rPr>
          <w:lang w:val="en-US"/>
        </w:rPr>
        <w:t>Pengumuman</w:t>
      </w:r>
    </w:p>
    <w:p w14:paraId="068EB5D3" w14:textId="32C15CD7" w:rsidR="00DE6712" w:rsidRDefault="00DE6712" w:rsidP="00DE6712">
      <w:pPr>
        <w:pStyle w:val="ListParagraph"/>
        <w:ind w:left="1440"/>
        <w:rPr>
          <w:lang w:val="en-US"/>
        </w:rPr>
      </w:pPr>
      <w:r w:rsidRPr="00DE6712">
        <w:rPr>
          <w:lang w:val="en-US"/>
        </w:rPr>
        <w:t>Orang tua bisa melihat pengumuman dari sekolah untuk orang tua</w:t>
      </w:r>
      <w:r>
        <w:rPr>
          <w:lang w:val="en-US"/>
        </w:rPr>
        <w:t>.</w:t>
      </w:r>
    </w:p>
    <w:p w14:paraId="04FC5F34" w14:textId="3AD6ADB4" w:rsidR="00B8677A" w:rsidRDefault="00B8677A" w:rsidP="00B8677A">
      <w:pPr>
        <w:pStyle w:val="ListParagraph"/>
        <w:numPr>
          <w:ilvl w:val="0"/>
          <w:numId w:val="24"/>
        </w:numPr>
        <w:rPr>
          <w:lang w:val="en-US"/>
        </w:rPr>
      </w:pPr>
      <w:r>
        <w:rPr>
          <w:lang w:val="en-US"/>
        </w:rPr>
        <w:t>Transaksi Keuangan</w:t>
      </w:r>
    </w:p>
    <w:p w14:paraId="58D2B046" w14:textId="13929BB4" w:rsidR="00DE6712" w:rsidRDefault="00DE6712" w:rsidP="00DE6712">
      <w:pPr>
        <w:pStyle w:val="ListParagraph"/>
        <w:ind w:left="1440"/>
        <w:rPr>
          <w:lang w:val="en-US"/>
        </w:rPr>
      </w:pPr>
      <w:r w:rsidRPr="00DE6712">
        <w:rPr>
          <w:lang w:val="en-US"/>
        </w:rPr>
        <w:t>Orang tua mendapatkan informasi terkait biata sekolah ke siswa</w:t>
      </w:r>
      <w:r>
        <w:rPr>
          <w:lang w:val="en-US"/>
        </w:rPr>
        <w:t>.</w:t>
      </w:r>
    </w:p>
    <w:p w14:paraId="3D8B1E46" w14:textId="795D5258" w:rsidR="00B8677A" w:rsidRDefault="00B8677A" w:rsidP="00B8677A">
      <w:pPr>
        <w:pStyle w:val="ListParagraph"/>
        <w:numPr>
          <w:ilvl w:val="0"/>
          <w:numId w:val="24"/>
        </w:numPr>
        <w:rPr>
          <w:lang w:val="en-US"/>
        </w:rPr>
      </w:pPr>
      <w:r>
        <w:rPr>
          <w:lang w:val="en-US"/>
        </w:rPr>
        <w:t>Penjdawalan Orang Tua</w:t>
      </w:r>
    </w:p>
    <w:p w14:paraId="0C2CFD19" w14:textId="3B5D543D" w:rsidR="00DE6712" w:rsidRPr="00DE6712" w:rsidRDefault="00DE6712" w:rsidP="00DE6712">
      <w:pPr>
        <w:pStyle w:val="ListParagraph"/>
        <w:numPr>
          <w:ilvl w:val="0"/>
          <w:numId w:val="24"/>
        </w:numPr>
      </w:pPr>
      <w:r>
        <w:rPr>
          <w:lang w:val="en-US"/>
        </w:rPr>
        <w:t>Orang tua bisa melihat jadwal dari siswa.</w:t>
      </w:r>
    </w:p>
    <w:p w14:paraId="06756D66" w14:textId="19A24FC6" w:rsidR="00DE6712" w:rsidRDefault="00DE6712" w:rsidP="00DE6712"/>
    <w:p w14:paraId="17F318F5" w14:textId="2A0D6E56" w:rsidR="00DE6712" w:rsidRDefault="00DE6712" w:rsidP="00DE6712">
      <w:pPr>
        <w:rPr>
          <w:lang w:val="en-US"/>
        </w:rPr>
      </w:pPr>
      <w:r w:rsidRPr="00DE6712">
        <w:t>Pengaturan profil sekolah, kemudahan pengaturan profil dari sekola, sekolah bisa mengubah tampilan SCOLA untuk pengaturaan profil dari sekolah, fitur-fitur profil sekolah terdiri dari</w:t>
      </w:r>
      <w:r>
        <w:rPr>
          <w:lang w:val="en-US"/>
        </w:rPr>
        <w:t xml:space="preserve"> :</w:t>
      </w:r>
    </w:p>
    <w:p w14:paraId="604E9ABA" w14:textId="76A2DC5C" w:rsidR="00DE6712" w:rsidRDefault="00DE6712" w:rsidP="00DE6712">
      <w:pPr>
        <w:pStyle w:val="ListParagraph"/>
        <w:numPr>
          <w:ilvl w:val="0"/>
          <w:numId w:val="36"/>
        </w:numPr>
        <w:rPr>
          <w:lang w:val="en-US"/>
        </w:rPr>
      </w:pPr>
      <w:r>
        <w:rPr>
          <w:lang w:val="en-US"/>
        </w:rPr>
        <w:t>Pengaturan Logo</w:t>
      </w:r>
    </w:p>
    <w:p w14:paraId="60EC9CD2" w14:textId="17E614C3" w:rsidR="00DE6712" w:rsidRDefault="00DE6712" w:rsidP="00DE6712">
      <w:pPr>
        <w:pStyle w:val="ListParagraph"/>
        <w:ind w:left="1440"/>
        <w:rPr>
          <w:lang w:val="en-US"/>
        </w:rPr>
      </w:pPr>
      <w:r w:rsidRPr="00DE6712">
        <w:rPr>
          <w:lang w:val="en-US"/>
        </w:rPr>
        <w:t>Sekolah bisa mengubah logo dari sekolah di LMS</w:t>
      </w:r>
      <w:r>
        <w:rPr>
          <w:lang w:val="en-US"/>
        </w:rPr>
        <w:t>.</w:t>
      </w:r>
    </w:p>
    <w:p w14:paraId="0A97A59E" w14:textId="7C84F98B" w:rsidR="00DE6712" w:rsidRDefault="00DE6712" w:rsidP="00DE6712">
      <w:pPr>
        <w:pStyle w:val="ListParagraph"/>
        <w:numPr>
          <w:ilvl w:val="0"/>
          <w:numId w:val="36"/>
        </w:numPr>
        <w:rPr>
          <w:lang w:val="en-US"/>
        </w:rPr>
      </w:pPr>
      <w:r>
        <w:rPr>
          <w:lang w:val="en-US"/>
        </w:rPr>
        <w:t>Pengaturan Foto</w:t>
      </w:r>
    </w:p>
    <w:p w14:paraId="14663B9D" w14:textId="0616DF0B" w:rsidR="00DE6712" w:rsidRPr="00DE6712" w:rsidRDefault="00DE6712" w:rsidP="00DE6712">
      <w:pPr>
        <w:pStyle w:val="ListParagraph"/>
        <w:ind w:left="1440"/>
        <w:rPr>
          <w:lang w:val="en-US"/>
        </w:rPr>
      </w:pPr>
      <w:r>
        <w:rPr>
          <w:lang w:val="en-US"/>
        </w:rPr>
        <w:t>Sekolah menambahkan foto-foto dari sekolah di Login LMS.</w:t>
      </w:r>
    </w:p>
    <w:p w14:paraId="5AE557E3" w14:textId="1DB8AD65" w:rsidR="00DE6712" w:rsidRDefault="00DE6712" w:rsidP="00DE6712">
      <w:pPr>
        <w:pStyle w:val="ListParagraph"/>
        <w:numPr>
          <w:ilvl w:val="0"/>
          <w:numId w:val="36"/>
        </w:numPr>
        <w:rPr>
          <w:lang w:val="en-US"/>
        </w:rPr>
      </w:pPr>
      <w:r>
        <w:rPr>
          <w:lang w:val="en-US"/>
        </w:rPr>
        <w:t>Pengaturan Informasi Sekolah</w:t>
      </w:r>
    </w:p>
    <w:p w14:paraId="50E0CF76" w14:textId="655646D5" w:rsidR="00DE6712" w:rsidRPr="00DE6712" w:rsidRDefault="00DE6712" w:rsidP="00DE6712">
      <w:pPr>
        <w:pStyle w:val="ListParagraph"/>
        <w:ind w:left="1440"/>
        <w:rPr>
          <w:lang w:val="en-US"/>
        </w:rPr>
      </w:pPr>
      <w:r w:rsidRPr="00DE6712">
        <w:rPr>
          <w:lang w:val="en-US"/>
        </w:rPr>
        <w:t>Sekolah bisa mengatur informasi dari sekolah</w:t>
      </w:r>
      <w:r>
        <w:rPr>
          <w:lang w:val="en-US"/>
        </w:rPr>
        <w:t>.</w:t>
      </w:r>
    </w:p>
    <w:p w14:paraId="53864D38" w14:textId="77777777" w:rsidR="0069326F" w:rsidRPr="006705D0" w:rsidRDefault="0069326F" w:rsidP="004E2BAB"/>
    <w:p w14:paraId="624D2E31" w14:textId="77777777" w:rsidR="0069326F" w:rsidRPr="006705D0" w:rsidRDefault="0069326F" w:rsidP="0069326F">
      <w:pPr>
        <w:pStyle w:val="Heading2"/>
      </w:pPr>
      <w:bookmarkStart w:id="49" w:name="_Toc24719684"/>
      <w:bookmarkStart w:id="50" w:name="_Toc74879903"/>
      <w:r w:rsidRPr="006705D0">
        <w:t>Deskripsi Pekerjaan dan Tanggung Jawab</w:t>
      </w:r>
      <w:bookmarkEnd w:id="49"/>
      <w:bookmarkEnd w:id="50"/>
    </w:p>
    <w:p w14:paraId="7103EF06" w14:textId="5B27A658" w:rsidR="004E2BAB" w:rsidRDefault="004E2BAB" w:rsidP="004E2BAB">
      <w:pPr>
        <w:ind w:firstLine="720"/>
      </w:pPr>
      <w:r w:rsidRPr="004E2BAB">
        <w:t>Saya mengerjakan project berbasis web yang topik “sistem informasi manajemen klien untuk divisi marketing SCOLA LMS”. Berikut tanggung jawab magang :</w:t>
      </w:r>
    </w:p>
    <w:p w14:paraId="379CC9FA" w14:textId="7C06AE71" w:rsidR="004E2BAB" w:rsidRDefault="004E2BAB" w:rsidP="004E2BAB">
      <w:pPr>
        <w:pStyle w:val="ListParagraph"/>
        <w:numPr>
          <w:ilvl w:val="0"/>
          <w:numId w:val="37"/>
        </w:numPr>
        <w:rPr>
          <w:lang w:val="en-US"/>
        </w:rPr>
      </w:pPr>
      <w:r w:rsidRPr="004E2BAB">
        <w:rPr>
          <w:lang w:val="en-US"/>
        </w:rPr>
        <w:t>Merancang alur proses sistem informasi manajemen klien</w:t>
      </w:r>
      <w:r>
        <w:rPr>
          <w:lang w:val="en-US"/>
        </w:rPr>
        <w:t>.</w:t>
      </w:r>
    </w:p>
    <w:p w14:paraId="53D2CDB9" w14:textId="7EA23366" w:rsidR="004E2BAB" w:rsidRDefault="004E2BAB" w:rsidP="004E2BAB">
      <w:pPr>
        <w:pStyle w:val="ListParagraph"/>
        <w:numPr>
          <w:ilvl w:val="0"/>
          <w:numId w:val="37"/>
        </w:numPr>
        <w:rPr>
          <w:lang w:val="en-US"/>
        </w:rPr>
      </w:pPr>
      <w:r w:rsidRPr="004E2BAB">
        <w:rPr>
          <w:lang w:val="en-US"/>
        </w:rPr>
        <w:t>Merancang database sistem informasi manajemen klien</w:t>
      </w:r>
      <w:r>
        <w:rPr>
          <w:lang w:val="en-US"/>
        </w:rPr>
        <w:t>.</w:t>
      </w:r>
    </w:p>
    <w:p w14:paraId="69B3FE1A" w14:textId="51B77495" w:rsidR="004E2BAB" w:rsidRDefault="004E2BAB" w:rsidP="004E2BAB">
      <w:pPr>
        <w:pStyle w:val="ListParagraph"/>
        <w:numPr>
          <w:ilvl w:val="0"/>
          <w:numId w:val="37"/>
        </w:numPr>
        <w:rPr>
          <w:lang w:val="en-US"/>
        </w:rPr>
      </w:pPr>
      <w:r w:rsidRPr="004E2BAB">
        <w:rPr>
          <w:lang w:val="en-US"/>
        </w:rPr>
        <w:t>Merancangan dan membuat desain tampilan sistem informasi manajemen klien</w:t>
      </w:r>
      <w:r>
        <w:rPr>
          <w:lang w:val="en-US"/>
        </w:rPr>
        <w:t>.</w:t>
      </w:r>
    </w:p>
    <w:p w14:paraId="53AA98BD" w14:textId="4AC7D9C8" w:rsidR="004E2BAB" w:rsidRDefault="004E2BAB" w:rsidP="004E2BAB">
      <w:pPr>
        <w:pStyle w:val="ListParagraph"/>
        <w:numPr>
          <w:ilvl w:val="0"/>
          <w:numId w:val="37"/>
        </w:numPr>
        <w:rPr>
          <w:lang w:val="en-US"/>
        </w:rPr>
      </w:pPr>
      <w:r w:rsidRPr="004E2BAB">
        <w:rPr>
          <w:lang w:val="en-US"/>
        </w:rPr>
        <w:t>Melakukan implementasi sistem informasi manajemen klien di divisi marketing SCOLA LMS sehingga   sistem yang di kembangkan dapat digunakan.</w:t>
      </w:r>
    </w:p>
    <w:p w14:paraId="6FFAB19C" w14:textId="17DBE467" w:rsidR="004E2BAB" w:rsidRPr="004E2BAB" w:rsidRDefault="004E2BAB" w:rsidP="004E2BAB">
      <w:pPr>
        <w:pStyle w:val="ListParagraph"/>
        <w:numPr>
          <w:ilvl w:val="0"/>
          <w:numId w:val="37"/>
        </w:numPr>
        <w:rPr>
          <w:lang w:val="en-US"/>
        </w:rPr>
      </w:pPr>
      <w:r w:rsidRPr="004E2BAB">
        <w:rPr>
          <w:lang w:val="en-US"/>
        </w:rPr>
        <w:t>Membantu tim divisi marketing untuk mencari data klien sekolah-sekolah.</w:t>
      </w:r>
    </w:p>
    <w:p w14:paraId="38C36F30" w14:textId="77777777" w:rsidR="0069326F" w:rsidRPr="006705D0" w:rsidRDefault="0069326F" w:rsidP="0069326F">
      <w:pPr>
        <w:pStyle w:val="Heading2"/>
      </w:pPr>
      <w:bookmarkStart w:id="51" w:name="_Toc24719685"/>
      <w:bookmarkStart w:id="52" w:name="_Toc74879904"/>
      <w:r w:rsidRPr="006705D0">
        <w:lastRenderedPageBreak/>
        <w:t>Keterkaitan Hasil Studi/</w:t>
      </w:r>
      <w:r w:rsidR="006705D0">
        <w:t xml:space="preserve"> </w:t>
      </w:r>
      <w:r w:rsidRPr="006705D0">
        <w:rPr>
          <w:i/>
          <w:iCs/>
        </w:rPr>
        <w:t>Training</w:t>
      </w:r>
      <w:r w:rsidRPr="006705D0">
        <w:t xml:space="preserve"> dengan Pekerjaan</w:t>
      </w:r>
      <w:bookmarkEnd w:id="51"/>
      <w:bookmarkEnd w:id="52"/>
    </w:p>
    <w:p w14:paraId="6FE4894C" w14:textId="10A07524" w:rsidR="0069326F" w:rsidRDefault="004E2BAB" w:rsidP="004E2BAB">
      <w:pPr>
        <w:ind w:firstLine="720"/>
      </w:pPr>
      <w:r w:rsidRPr="004E2BAB">
        <w:t>Proses magang di SCOLA LMS berlajar tentang bagaimana merancang aplikasi dan sistem informasi dari tahap awal sampe tahap akhir yang dibimbing dari perusahaan. Tahapan proses perancangan terdiri dari :</w:t>
      </w:r>
    </w:p>
    <w:p w14:paraId="39C98A92" w14:textId="0FF45E81" w:rsidR="004E2BAB" w:rsidRDefault="004E2BAB" w:rsidP="004E2BAB">
      <w:pPr>
        <w:pStyle w:val="ListParagraph"/>
        <w:numPr>
          <w:ilvl w:val="0"/>
          <w:numId w:val="38"/>
        </w:numPr>
        <w:rPr>
          <w:lang w:val="en-US"/>
        </w:rPr>
      </w:pPr>
      <w:r w:rsidRPr="004E2BAB">
        <w:rPr>
          <w:lang w:val="en-US"/>
        </w:rPr>
        <w:t>Requirements sistem ke divisi marketing</w:t>
      </w:r>
    </w:p>
    <w:p w14:paraId="2CDA2F04" w14:textId="1A2FE7DA" w:rsidR="004E2BAB" w:rsidRDefault="004E2BAB" w:rsidP="004E2BAB">
      <w:pPr>
        <w:pStyle w:val="ListParagraph"/>
        <w:numPr>
          <w:ilvl w:val="0"/>
          <w:numId w:val="38"/>
        </w:numPr>
        <w:rPr>
          <w:lang w:val="en-US"/>
        </w:rPr>
      </w:pPr>
      <w:r w:rsidRPr="004E2BAB">
        <w:rPr>
          <w:lang w:val="en-US"/>
        </w:rPr>
        <w:t>Perancangan sistem terdiri dari database. UI/UX desain, pemprogramaan sistem dan pengecekan sistem sehingga berjalan dengan baik.</w:t>
      </w:r>
    </w:p>
    <w:p w14:paraId="3ADE6552" w14:textId="1415DB31" w:rsidR="004E2BAB" w:rsidRDefault="004E2BAB" w:rsidP="004E2BAB">
      <w:pPr>
        <w:rPr>
          <w:lang w:val="en-US"/>
        </w:rPr>
      </w:pPr>
      <w:r w:rsidRPr="004E2BAB">
        <w:rPr>
          <w:lang w:val="en-US"/>
        </w:rPr>
        <w:t>Saya berharap pondasi di proses magang ini  sebagai dasar saya lebih menekuni di bidang web programming.</w:t>
      </w:r>
    </w:p>
    <w:p w14:paraId="2586AB96" w14:textId="77777777" w:rsidR="004E2BAB" w:rsidRPr="004E2BAB" w:rsidRDefault="004E2BAB" w:rsidP="004E2BAB">
      <w:pPr>
        <w:rPr>
          <w:lang w:val="en-US"/>
        </w:rPr>
      </w:pPr>
    </w:p>
    <w:p w14:paraId="2D74267E" w14:textId="77777777" w:rsidR="0069326F" w:rsidRPr="006705D0" w:rsidRDefault="0069326F" w:rsidP="0069326F">
      <w:pPr>
        <w:pStyle w:val="Heading2"/>
      </w:pPr>
      <w:bookmarkStart w:id="53" w:name="_Toc24719686"/>
      <w:bookmarkStart w:id="54" w:name="_Toc74879905"/>
      <w:r w:rsidRPr="006705D0">
        <w:t>Timeline Proyek</w:t>
      </w:r>
      <w:bookmarkEnd w:id="53"/>
      <w:bookmarkEnd w:id="54"/>
    </w:p>
    <w:tbl>
      <w:tblPr>
        <w:tblStyle w:val="TableGrid"/>
        <w:tblW w:w="8798" w:type="dxa"/>
        <w:jc w:val="center"/>
        <w:tblLook w:val="04A0" w:firstRow="1" w:lastRow="0" w:firstColumn="1" w:lastColumn="0" w:noHBand="0" w:noVBand="1"/>
      </w:tblPr>
      <w:tblGrid>
        <w:gridCol w:w="843"/>
        <w:gridCol w:w="1521"/>
        <w:gridCol w:w="3426"/>
        <w:gridCol w:w="3008"/>
      </w:tblGrid>
      <w:tr w:rsidR="004E2BAB" w14:paraId="3B4FC788" w14:textId="77777777" w:rsidTr="004E2BAB">
        <w:trPr>
          <w:jc w:val="center"/>
        </w:trPr>
        <w:tc>
          <w:tcPr>
            <w:tcW w:w="843" w:type="dxa"/>
            <w:tcBorders>
              <w:bottom w:val="single" w:sz="4" w:space="0" w:color="auto"/>
            </w:tcBorders>
          </w:tcPr>
          <w:p w14:paraId="04C35677" w14:textId="77777777" w:rsidR="004E2BAB" w:rsidRPr="005904B1" w:rsidRDefault="004E2BAB" w:rsidP="005904B1">
            <w:pPr>
              <w:jc w:val="center"/>
              <w:rPr>
                <w:lang w:val="en-US"/>
              </w:rPr>
            </w:pPr>
            <w:r>
              <w:t>Hari</w:t>
            </w:r>
          </w:p>
        </w:tc>
        <w:tc>
          <w:tcPr>
            <w:tcW w:w="1521" w:type="dxa"/>
          </w:tcPr>
          <w:p w14:paraId="54D8BBC4" w14:textId="77777777" w:rsidR="004E2BAB" w:rsidRPr="005904B1" w:rsidRDefault="004E2BAB" w:rsidP="005904B1">
            <w:pPr>
              <w:jc w:val="center"/>
              <w:rPr>
                <w:lang w:val="en-US"/>
              </w:rPr>
            </w:pPr>
            <w:r>
              <w:t>Waktu</w:t>
            </w:r>
          </w:p>
        </w:tc>
        <w:tc>
          <w:tcPr>
            <w:tcW w:w="3426" w:type="dxa"/>
          </w:tcPr>
          <w:p w14:paraId="19A8324F" w14:textId="77777777" w:rsidR="004E2BAB" w:rsidRPr="005904B1" w:rsidRDefault="004E2BAB" w:rsidP="005904B1">
            <w:pPr>
              <w:jc w:val="center"/>
              <w:rPr>
                <w:lang w:val="en-US"/>
              </w:rPr>
            </w:pPr>
            <w:r>
              <w:t>Acara</w:t>
            </w:r>
          </w:p>
        </w:tc>
        <w:tc>
          <w:tcPr>
            <w:tcW w:w="3008" w:type="dxa"/>
          </w:tcPr>
          <w:p w14:paraId="649ECDF3" w14:textId="77777777" w:rsidR="004E2BAB" w:rsidRPr="005904B1" w:rsidRDefault="004E2BAB" w:rsidP="005904B1">
            <w:pPr>
              <w:jc w:val="center"/>
              <w:rPr>
                <w:lang w:val="en-US"/>
              </w:rPr>
            </w:pPr>
            <w:r>
              <w:t>Materi</w:t>
            </w:r>
          </w:p>
        </w:tc>
      </w:tr>
      <w:tr w:rsidR="004E2BAB" w14:paraId="4CFA65C6" w14:textId="77777777" w:rsidTr="004E2BAB">
        <w:trPr>
          <w:trHeight w:val="422"/>
          <w:jc w:val="center"/>
        </w:trPr>
        <w:tc>
          <w:tcPr>
            <w:tcW w:w="843" w:type="dxa"/>
            <w:tcBorders>
              <w:bottom w:val="nil"/>
            </w:tcBorders>
          </w:tcPr>
          <w:p w14:paraId="7EA68797" w14:textId="77777777" w:rsidR="004E2BAB" w:rsidRPr="005904B1" w:rsidRDefault="004E2BAB" w:rsidP="005904B1">
            <w:pPr>
              <w:jc w:val="center"/>
              <w:rPr>
                <w:lang w:val="en-US"/>
              </w:rPr>
            </w:pPr>
            <w:r>
              <w:t>Senin</w:t>
            </w:r>
          </w:p>
        </w:tc>
        <w:tc>
          <w:tcPr>
            <w:tcW w:w="1521" w:type="dxa"/>
          </w:tcPr>
          <w:p w14:paraId="55ACAE3B" w14:textId="77777777" w:rsidR="004E2BAB" w:rsidRPr="005904B1" w:rsidRDefault="004E2BAB" w:rsidP="005904B1">
            <w:pPr>
              <w:jc w:val="center"/>
              <w:rPr>
                <w:lang w:val="en-US"/>
              </w:rPr>
            </w:pPr>
            <w:r>
              <w:t>09.00 – 12.00</w:t>
            </w:r>
          </w:p>
        </w:tc>
        <w:tc>
          <w:tcPr>
            <w:tcW w:w="3426" w:type="dxa"/>
          </w:tcPr>
          <w:p w14:paraId="5CA4E95F" w14:textId="77777777" w:rsidR="004E2BAB" w:rsidRPr="005904B1" w:rsidRDefault="004E2BAB" w:rsidP="005904B1">
            <w:pPr>
              <w:jc w:val="center"/>
              <w:rPr>
                <w:lang w:val="en-US"/>
              </w:rPr>
            </w:pPr>
            <w:r>
              <w:t>Membantu divisi digital marketing</w:t>
            </w:r>
          </w:p>
        </w:tc>
        <w:tc>
          <w:tcPr>
            <w:tcW w:w="3008" w:type="dxa"/>
          </w:tcPr>
          <w:p w14:paraId="3D99B67B" w14:textId="77777777" w:rsidR="004E2BAB" w:rsidRPr="005904B1" w:rsidRDefault="004E2BAB" w:rsidP="005904B1">
            <w:pPr>
              <w:jc w:val="center"/>
              <w:rPr>
                <w:lang w:val="en-US"/>
              </w:rPr>
            </w:pPr>
            <w:r>
              <w:t>Mencari data sekolah sekolah</w:t>
            </w:r>
          </w:p>
        </w:tc>
      </w:tr>
      <w:tr w:rsidR="004E2BAB" w14:paraId="659269BC" w14:textId="77777777" w:rsidTr="004E2BAB">
        <w:trPr>
          <w:jc w:val="center"/>
        </w:trPr>
        <w:tc>
          <w:tcPr>
            <w:tcW w:w="843" w:type="dxa"/>
            <w:tcBorders>
              <w:top w:val="nil"/>
              <w:bottom w:val="nil"/>
            </w:tcBorders>
          </w:tcPr>
          <w:p w14:paraId="3D1F35A5" w14:textId="77777777" w:rsidR="004E2BAB" w:rsidRPr="005904B1" w:rsidRDefault="004E2BAB" w:rsidP="005904B1">
            <w:pPr>
              <w:jc w:val="center"/>
              <w:rPr>
                <w:lang w:val="en-US"/>
              </w:rPr>
            </w:pPr>
          </w:p>
        </w:tc>
        <w:tc>
          <w:tcPr>
            <w:tcW w:w="1521" w:type="dxa"/>
          </w:tcPr>
          <w:p w14:paraId="7159D72D" w14:textId="77777777" w:rsidR="004E2BAB" w:rsidRPr="005904B1" w:rsidRDefault="004E2BAB" w:rsidP="005904B1">
            <w:pPr>
              <w:jc w:val="center"/>
              <w:rPr>
                <w:lang w:val="en-US"/>
              </w:rPr>
            </w:pPr>
            <w:r>
              <w:t>12.00 – 13.00</w:t>
            </w:r>
          </w:p>
        </w:tc>
        <w:tc>
          <w:tcPr>
            <w:tcW w:w="3426" w:type="dxa"/>
          </w:tcPr>
          <w:p w14:paraId="1EA0CA31" w14:textId="77777777" w:rsidR="004E2BAB" w:rsidRPr="005904B1" w:rsidRDefault="004E2BAB" w:rsidP="005904B1">
            <w:pPr>
              <w:jc w:val="center"/>
              <w:rPr>
                <w:lang w:val="en-US"/>
              </w:rPr>
            </w:pPr>
            <w:r>
              <w:t>Break</w:t>
            </w:r>
          </w:p>
        </w:tc>
        <w:tc>
          <w:tcPr>
            <w:tcW w:w="3008" w:type="dxa"/>
          </w:tcPr>
          <w:p w14:paraId="1979828F" w14:textId="77777777" w:rsidR="004E2BAB" w:rsidRPr="005904B1" w:rsidRDefault="004E2BAB" w:rsidP="005904B1">
            <w:pPr>
              <w:jc w:val="center"/>
              <w:rPr>
                <w:lang w:val="en-US"/>
              </w:rPr>
            </w:pPr>
            <w:r>
              <w:t>-</w:t>
            </w:r>
          </w:p>
        </w:tc>
      </w:tr>
      <w:tr w:rsidR="004E2BAB" w14:paraId="3660900C" w14:textId="77777777" w:rsidTr="004E2BAB">
        <w:trPr>
          <w:jc w:val="center"/>
        </w:trPr>
        <w:tc>
          <w:tcPr>
            <w:tcW w:w="843" w:type="dxa"/>
            <w:tcBorders>
              <w:top w:val="nil"/>
              <w:bottom w:val="single" w:sz="4" w:space="0" w:color="auto"/>
            </w:tcBorders>
          </w:tcPr>
          <w:p w14:paraId="3CEF3D92" w14:textId="77777777" w:rsidR="004E2BAB" w:rsidRPr="005904B1" w:rsidRDefault="004E2BAB" w:rsidP="005904B1">
            <w:pPr>
              <w:jc w:val="center"/>
              <w:rPr>
                <w:lang w:val="en-US"/>
              </w:rPr>
            </w:pPr>
          </w:p>
        </w:tc>
        <w:tc>
          <w:tcPr>
            <w:tcW w:w="1521" w:type="dxa"/>
          </w:tcPr>
          <w:p w14:paraId="4119CF93" w14:textId="77777777" w:rsidR="004E2BAB" w:rsidRPr="005904B1" w:rsidRDefault="004E2BAB" w:rsidP="005904B1">
            <w:pPr>
              <w:jc w:val="center"/>
              <w:rPr>
                <w:lang w:val="en-US"/>
              </w:rPr>
            </w:pPr>
            <w:r>
              <w:t>13.00 – 17.00</w:t>
            </w:r>
          </w:p>
        </w:tc>
        <w:tc>
          <w:tcPr>
            <w:tcW w:w="3426" w:type="dxa"/>
          </w:tcPr>
          <w:p w14:paraId="163D0376" w14:textId="77777777" w:rsidR="004E2BAB" w:rsidRPr="005904B1" w:rsidRDefault="004E2BAB" w:rsidP="005904B1">
            <w:pPr>
              <w:jc w:val="center"/>
              <w:rPr>
                <w:lang w:val="en-US"/>
              </w:rPr>
            </w:pPr>
            <w:r>
              <w:t>Kerjain Taks</w:t>
            </w:r>
          </w:p>
        </w:tc>
        <w:tc>
          <w:tcPr>
            <w:tcW w:w="3008" w:type="dxa"/>
          </w:tcPr>
          <w:p w14:paraId="3DBA7D2A" w14:textId="77777777" w:rsidR="004E2BAB" w:rsidRPr="005904B1" w:rsidRDefault="004E2BAB" w:rsidP="005904B1">
            <w:pPr>
              <w:jc w:val="center"/>
              <w:rPr>
                <w:lang w:val="en-US"/>
              </w:rPr>
            </w:pPr>
            <w:r>
              <w:t>Kerjain Project Magang</w:t>
            </w:r>
          </w:p>
        </w:tc>
      </w:tr>
      <w:tr w:rsidR="004E2BAB" w14:paraId="657AA9CA" w14:textId="77777777" w:rsidTr="004E2BAB">
        <w:trPr>
          <w:trHeight w:val="457"/>
          <w:jc w:val="center"/>
        </w:trPr>
        <w:tc>
          <w:tcPr>
            <w:tcW w:w="843" w:type="dxa"/>
            <w:tcBorders>
              <w:bottom w:val="nil"/>
            </w:tcBorders>
          </w:tcPr>
          <w:p w14:paraId="3182E365" w14:textId="77777777" w:rsidR="004E2BAB" w:rsidRPr="005904B1" w:rsidRDefault="004E2BAB" w:rsidP="005904B1">
            <w:pPr>
              <w:rPr>
                <w:lang w:val="en-US"/>
              </w:rPr>
            </w:pPr>
            <w:r>
              <w:t xml:space="preserve">Selasa </w:t>
            </w:r>
          </w:p>
        </w:tc>
        <w:tc>
          <w:tcPr>
            <w:tcW w:w="1521" w:type="dxa"/>
          </w:tcPr>
          <w:p w14:paraId="055A54AA" w14:textId="77777777" w:rsidR="004E2BAB" w:rsidRDefault="004E2BAB" w:rsidP="005904B1">
            <w:pPr>
              <w:jc w:val="center"/>
            </w:pPr>
            <w:r>
              <w:t>09.00 – 12.00</w:t>
            </w:r>
          </w:p>
        </w:tc>
        <w:tc>
          <w:tcPr>
            <w:tcW w:w="3426" w:type="dxa"/>
          </w:tcPr>
          <w:p w14:paraId="756EAF5B" w14:textId="77777777" w:rsidR="004E2BAB" w:rsidRDefault="004E2BAB" w:rsidP="005904B1">
            <w:pPr>
              <w:jc w:val="center"/>
            </w:pPr>
            <w:r>
              <w:t>Membantu divisi digital marketing</w:t>
            </w:r>
          </w:p>
        </w:tc>
        <w:tc>
          <w:tcPr>
            <w:tcW w:w="3008" w:type="dxa"/>
          </w:tcPr>
          <w:p w14:paraId="324A3FB4" w14:textId="77777777" w:rsidR="004E2BAB" w:rsidRDefault="004E2BAB" w:rsidP="005904B1">
            <w:pPr>
              <w:jc w:val="center"/>
            </w:pPr>
            <w:r>
              <w:t>Mencari data sekolah sekolah</w:t>
            </w:r>
          </w:p>
        </w:tc>
      </w:tr>
      <w:tr w:rsidR="004E2BAB" w14:paraId="52949B28" w14:textId="77777777" w:rsidTr="004E2BAB">
        <w:trPr>
          <w:trHeight w:val="457"/>
          <w:jc w:val="center"/>
        </w:trPr>
        <w:tc>
          <w:tcPr>
            <w:tcW w:w="843" w:type="dxa"/>
            <w:tcBorders>
              <w:top w:val="nil"/>
              <w:bottom w:val="nil"/>
            </w:tcBorders>
          </w:tcPr>
          <w:p w14:paraId="2DD09C93" w14:textId="77777777" w:rsidR="004E2BAB" w:rsidRPr="003932C7" w:rsidRDefault="004E2BAB" w:rsidP="005904B1">
            <w:pPr>
              <w:jc w:val="left"/>
            </w:pPr>
          </w:p>
        </w:tc>
        <w:tc>
          <w:tcPr>
            <w:tcW w:w="1521" w:type="dxa"/>
          </w:tcPr>
          <w:p w14:paraId="37138659" w14:textId="77777777" w:rsidR="004E2BAB" w:rsidRDefault="004E2BAB" w:rsidP="005904B1">
            <w:pPr>
              <w:jc w:val="center"/>
            </w:pPr>
            <w:r>
              <w:t>12.00 – 13.00</w:t>
            </w:r>
          </w:p>
        </w:tc>
        <w:tc>
          <w:tcPr>
            <w:tcW w:w="3426" w:type="dxa"/>
          </w:tcPr>
          <w:p w14:paraId="0315E119" w14:textId="77777777" w:rsidR="004E2BAB" w:rsidRDefault="004E2BAB" w:rsidP="005904B1">
            <w:pPr>
              <w:jc w:val="center"/>
            </w:pPr>
            <w:r>
              <w:t>Break</w:t>
            </w:r>
          </w:p>
        </w:tc>
        <w:tc>
          <w:tcPr>
            <w:tcW w:w="3008" w:type="dxa"/>
          </w:tcPr>
          <w:p w14:paraId="79692A9C" w14:textId="77777777" w:rsidR="004E2BAB" w:rsidRDefault="004E2BAB" w:rsidP="005904B1">
            <w:pPr>
              <w:jc w:val="center"/>
            </w:pPr>
            <w:r>
              <w:t>-</w:t>
            </w:r>
          </w:p>
        </w:tc>
      </w:tr>
      <w:tr w:rsidR="004E2BAB" w14:paraId="65345089" w14:textId="77777777" w:rsidTr="004E2BAB">
        <w:trPr>
          <w:trHeight w:val="457"/>
          <w:jc w:val="center"/>
        </w:trPr>
        <w:tc>
          <w:tcPr>
            <w:tcW w:w="843" w:type="dxa"/>
            <w:tcBorders>
              <w:top w:val="nil"/>
              <w:bottom w:val="single" w:sz="4" w:space="0" w:color="auto"/>
            </w:tcBorders>
          </w:tcPr>
          <w:p w14:paraId="2A114172" w14:textId="77777777" w:rsidR="004E2BAB" w:rsidRPr="003932C7" w:rsidRDefault="004E2BAB" w:rsidP="005904B1">
            <w:pPr>
              <w:jc w:val="center"/>
            </w:pPr>
          </w:p>
        </w:tc>
        <w:tc>
          <w:tcPr>
            <w:tcW w:w="1521" w:type="dxa"/>
          </w:tcPr>
          <w:p w14:paraId="73088C2D" w14:textId="77777777" w:rsidR="004E2BAB" w:rsidRDefault="004E2BAB" w:rsidP="005904B1">
            <w:pPr>
              <w:jc w:val="center"/>
            </w:pPr>
            <w:r>
              <w:t>13.00 – 17.00</w:t>
            </w:r>
          </w:p>
        </w:tc>
        <w:tc>
          <w:tcPr>
            <w:tcW w:w="3426" w:type="dxa"/>
          </w:tcPr>
          <w:p w14:paraId="29F68B6B" w14:textId="77777777" w:rsidR="004E2BAB" w:rsidRDefault="004E2BAB" w:rsidP="005904B1">
            <w:pPr>
              <w:jc w:val="center"/>
            </w:pPr>
            <w:r>
              <w:t>Kerjain Taks</w:t>
            </w:r>
          </w:p>
        </w:tc>
        <w:tc>
          <w:tcPr>
            <w:tcW w:w="3008" w:type="dxa"/>
          </w:tcPr>
          <w:p w14:paraId="724F3F17" w14:textId="77777777" w:rsidR="004E2BAB" w:rsidRDefault="004E2BAB" w:rsidP="005904B1">
            <w:pPr>
              <w:jc w:val="center"/>
            </w:pPr>
            <w:r>
              <w:t>Kerjain Project Magang</w:t>
            </w:r>
          </w:p>
        </w:tc>
      </w:tr>
      <w:tr w:rsidR="004E2BAB" w14:paraId="0112ABAA" w14:textId="77777777" w:rsidTr="004E2BAB">
        <w:trPr>
          <w:trHeight w:val="457"/>
          <w:jc w:val="center"/>
        </w:trPr>
        <w:tc>
          <w:tcPr>
            <w:tcW w:w="843" w:type="dxa"/>
            <w:tcBorders>
              <w:bottom w:val="nil"/>
            </w:tcBorders>
          </w:tcPr>
          <w:p w14:paraId="2302894A" w14:textId="77777777" w:rsidR="004E2BAB" w:rsidRPr="003932C7" w:rsidRDefault="004E2BAB" w:rsidP="005904B1">
            <w:pPr>
              <w:jc w:val="center"/>
            </w:pPr>
            <w:r>
              <w:t xml:space="preserve">Rabu </w:t>
            </w:r>
          </w:p>
        </w:tc>
        <w:tc>
          <w:tcPr>
            <w:tcW w:w="1521" w:type="dxa"/>
          </w:tcPr>
          <w:p w14:paraId="3359967A" w14:textId="77777777" w:rsidR="004E2BAB" w:rsidRDefault="004E2BAB" w:rsidP="005904B1">
            <w:pPr>
              <w:jc w:val="center"/>
            </w:pPr>
            <w:r>
              <w:t>09.00 – 12.00</w:t>
            </w:r>
          </w:p>
        </w:tc>
        <w:tc>
          <w:tcPr>
            <w:tcW w:w="3426" w:type="dxa"/>
          </w:tcPr>
          <w:p w14:paraId="0EEEA1D0" w14:textId="77777777" w:rsidR="004E2BAB" w:rsidRDefault="004E2BAB" w:rsidP="005904B1">
            <w:pPr>
              <w:jc w:val="center"/>
            </w:pPr>
            <w:r>
              <w:t>Membantu divisi digital marketing</w:t>
            </w:r>
          </w:p>
        </w:tc>
        <w:tc>
          <w:tcPr>
            <w:tcW w:w="3008" w:type="dxa"/>
          </w:tcPr>
          <w:p w14:paraId="73C253B8" w14:textId="77777777" w:rsidR="004E2BAB" w:rsidRDefault="004E2BAB" w:rsidP="005904B1">
            <w:pPr>
              <w:jc w:val="center"/>
            </w:pPr>
            <w:r>
              <w:t>Mencari data sekolah sekolah</w:t>
            </w:r>
          </w:p>
        </w:tc>
      </w:tr>
      <w:tr w:rsidR="004E2BAB" w14:paraId="3E7EF4B8" w14:textId="77777777" w:rsidTr="004E2BAB">
        <w:trPr>
          <w:trHeight w:val="457"/>
          <w:jc w:val="center"/>
        </w:trPr>
        <w:tc>
          <w:tcPr>
            <w:tcW w:w="843" w:type="dxa"/>
            <w:tcBorders>
              <w:top w:val="nil"/>
              <w:bottom w:val="nil"/>
            </w:tcBorders>
          </w:tcPr>
          <w:p w14:paraId="445048F0" w14:textId="77777777" w:rsidR="004E2BAB" w:rsidRPr="003932C7" w:rsidRDefault="004E2BAB" w:rsidP="005904B1">
            <w:pPr>
              <w:jc w:val="center"/>
            </w:pPr>
          </w:p>
        </w:tc>
        <w:tc>
          <w:tcPr>
            <w:tcW w:w="1521" w:type="dxa"/>
          </w:tcPr>
          <w:p w14:paraId="570AF129" w14:textId="77777777" w:rsidR="004E2BAB" w:rsidRDefault="004E2BAB" w:rsidP="005904B1">
            <w:pPr>
              <w:jc w:val="center"/>
            </w:pPr>
            <w:r>
              <w:t>12.00 – 13.00</w:t>
            </w:r>
          </w:p>
        </w:tc>
        <w:tc>
          <w:tcPr>
            <w:tcW w:w="3426" w:type="dxa"/>
          </w:tcPr>
          <w:p w14:paraId="59D28C42" w14:textId="77777777" w:rsidR="004E2BAB" w:rsidRDefault="004E2BAB" w:rsidP="005904B1">
            <w:pPr>
              <w:jc w:val="center"/>
            </w:pPr>
            <w:r>
              <w:t>Break</w:t>
            </w:r>
          </w:p>
        </w:tc>
        <w:tc>
          <w:tcPr>
            <w:tcW w:w="3008" w:type="dxa"/>
          </w:tcPr>
          <w:p w14:paraId="7D5B9C0F" w14:textId="77777777" w:rsidR="004E2BAB" w:rsidRDefault="004E2BAB" w:rsidP="005904B1">
            <w:pPr>
              <w:jc w:val="center"/>
            </w:pPr>
            <w:r>
              <w:t>-</w:t>
            </w:r>
          </w:p>
        </w:tc>
      </w:tr>
      <w:tr w:rsidR="004E2BAB" w14:paraId="38C2624A" w14:textId="77777777" w:rsidTr="004E2BAB">
        <w:trPr>
          <w:trHeight w:val="457"/>
          <w:jc w:val="center"/>
        </w:trPr>
        <w:tc>
          <w:tcPr>
            <w:tcW w:w="843" w:type="dxa"/>
            <w:tcBorders>
              <w:top w:val="nil"/>
              <w:bottom w:val="single" w:sz="4" w:space="0" w:color="auto"/>
            </w:tcBorders>
          </w:tcPr>
          <w:p w14:paraId="277F07B1" w14:textId="77777777" w:rsidR="004E2BAB" w:rsidRPr="003932C7" w:rsidRDefault="004E2BAB" w:rsidP="005904B1">
            <w:pPr>
              <w:jc w:val="center"/>
            </w:pPr>
          </w:p>
        </w:tc>
        <w:tc>
          <w:tcPr>
            <w:tcW w:w="1521" w:type="dxa"/>
          </w:tcPr>
          <w:p w14:paraId="4F56EAC4" w14:textId="77777777" w:rsidR="004E2BAB" w:rsidRDefault="004E2BAB" w:rsidP="005904B1">
            <w:pPr>
              <w:jc w:val="center"/>
            </w:pPr>
            <w:r>
              <w:t>13.00 – 17.00</w:t>
            </w:r>
          </w:p>
        </w:tc>
        <w:tc>
          <w:tcPr>
            <w:tcW w:w="3426" w:type="dxa"/>
          </w:tcPr>
          <w:p w14:paraId="54793665" w14:textId="77777777" w:rsidR="004E2BAB" w:rsidRDefault="004E2BAB" w:rsidP="005904B1">
            <w:pPr>
              <w:jc w:val="center"/>
            </w:pPr>
            <w:r>
              <w:t>Kerjain Taks</w:t>
            </w:r>
          </w:p>
        </w:tc>
        <w:tc>
          <w:tcPr>
            <w:tcW w:w="3008" w:type="dxa"/>
          </w:tcPr>
          <w:p w14:paraId="4928AEB0" w14:textId="77777777" w:rsidR="004E2BAB" w:rsidRDefault="004E2BAB" w:rsidP="005904B1">
            <w:pPr>
              <w:jc w:val="center"/>
            </w:pPr>
            <w:r>
              <w:t>Kerjain Project Magang</w:t>
            </w:r>
          </w:p>
        </w:tc>
      </w:tr>
      <w:tr w:rsidR="004E2BAB" w14:paraId="4BCE8926" w14:textId="77777777" w:rsidTr="004E2BAB">
        <w:trPr>
          <w:trHeight w:val="457"/>
          <w:jc w:val="center"/>
        </w:trPr>
        <w:tc>
          <w:tcPr>
            <w:tcW w:w="843" w:type="dxa"/>
            <w:tcBorders>
              <w:bottom w:val="nil"/>
            </w:tcBorders>
          </w:tcPr>
          <w:p w14:paraId="14418E3F" w14:textId="77777777" w:rsidR="004E2BAB" w:rsidRPr="003932C7" w:rsidRDefault="004E2BAB" w:rsidP="005904B1">
            <w:pPr>
              <w:jc w:val="center"/>
            </w:pPr>
            <w:r>
              <w:t xml:space="preserve">Kamis </w:t>
            </w:r>
          </w:p>
        </w:tc>
        <w:tc>
          <w:tcPr>
            <w:tcW w:w="1521" w:type="dxa"/>
          </w:tcPr>
          <w:p w14:paraId="31FAC6CD" w14:textId="77777777" w:rsidR="004E2BAB" w:rsidRDefault="004E2BAB" w:rsidP="005904B1">
            <w:pPr>
              <w:jc w:val="center"/>
            </w:pPr>
            <w:r>
              <w:t>09.00 – 12.00</w:t>
            </w:r>
          </w:p>
        </w:tc>
        <w:tc>
          <w:tcPr>
            <w:tcW w:w="3426" w:type="dxa"/>
          </w:tcPr>
          <w:p w14:paraId="7CA97DFC" w14:textId="77777777" w:rsidR="004E2BAB" w:rsidRDefault="004E2BAB" w:rsidP="005904B1">
            <w:pPr>
              <w:jc w:val="center"/>
            </w:pPr>
            <w:r>
              <w:t>Membantu divisi digital marketing</w:t>
            </w:r>
          </w:p>
        </w:tc>
        <w:tc>
          <w:tcPr>
            <w:tcW w:w="3008" w:type="dxa"/>
          </w:tcPr>
          <w:p w14:paraId="0D5332BF" w14:textId="77777777" w:rsidR="004E2BAB" w:rsidRDefault="004E2BAB" w:rsidP="005904B1">
            <w:pPr>
              <w:jc w:val="center"/>
            </w:pPr>
            <w:r>
              <w:t>Mencari data sekolah sekolah</w:t>
            </w:r>
          </w:p>
        </w:tc>
      </w:tr>
      <w:tr w:rsidR="004E2BAB" w14:paraId="0BF0B643" w14:textId="77777777" w:rsidTr="004E2BAB">
        <w:trPr>
          <w:trHeight w:val="457"/>
          <w:jc w:val="center"/>
        </w:trPr>
        <w:tc>
          <w:tcPr>
            <w:tcW w:w="843" w:type="dxa"/>
            <w:tcBorders>
              <w:top w:val="nil"/>
              <w:bottom w:val="nil"/>
            </w:tcBorders>
          </w:tcPr>
          <w:p w14:paraId="4D7066BF" w14:textId="77777777" w:rsidR="004E2BAB" w:rsidRPr="003932C7" w:rsidRDefault="004E2BAB" w:rsidP="005904B1">
            <w:pPr>
              <w:jc w:val="center"/>
            </w:pPr>
          </w:p>
        </w:tc>
        <w:tc>
          <w:tcPr>
            <w:tcW w:w="1521" w:type="dxa"/>
          </w:tcPr>
          <w:p w14:paraId="6C229576" w14:textId="77777777" w:rsidR="004E2BAB" w:rsidRDefault="004E2BAB" w:rsidP="005904B1">
            <w:pPr>
              <w:jc w:val="center"/>
            </w:pPr>
            <w:r>
              <w:t>12.00 – 13.00</w:t>
            </w:r>
          </w:p>
        </w:tc>
        <w:tc>
          <w:tcPr>
            <w:tcW w:w="3426" w:type="dxa"/>
          </w:tcPr>
          <w:p w14:paraId="05CCB52D" w14:textId="77777777" w:rsidR="004E2BAB" w:rsidRDefault="004E2BAB" w:rsidP="005904B1">
            <w:pPr>
              <w:jc w:val="center"/>
            </w:pPr>
            <w:r>
              <w:t>Break</w:t>
            </w:r>
          </w:p>
        </w:tc>
        <w:tc>
          <w:tcPr>
            <w:tcW w:w="3008" w:type="dxa"/>
          </w:tcPr>
          <w:p w14:paraId="194F22A4" w14:textId="77777777" w:rsidR="004E2BAB" w:rsidRDefault="004E2BAB" w:rsidP="005904B1">
            <w:pPr>
              <w:jc w:val="center"/>
            </w:pPr>
            <w:r>
              <w:t>-</w:t>
            </w:r>
          </w:p>
        </w:tc>
      </w:tr>
      <w:tr w:rsidR="004E2BAB" w14:paraId="2FF74D7D" w14:textId="77777777" w:rsidTr="004E2BAB">
        <w:trPr>
          <w:trHeight w:val="457"/>
          <w:jc w:val="center"/>
        </w:trPr>
        <w:tc>
          <w:tcPr>
            <w:tcW w:w="843" w:type="dxa"/>
            <w:tcBorders>
              <w:top w:val="nil"/>
            </w:tcBorders>
          </w:tcPr>
          <w:p w14:paraId="2C8CE329" w14:textId="77777777" w:rsidR="004E2BAB" w:rsidRPr="003932C7" w:rsidRDefault="004E2BAB" w:rsidP="005904B1">
            <w:pPr>
              <w:jc w:val="center"/>
            </w:pPr>
          </w:p>
        </w:tc>
        <w:tc>
          <w:tcPr>
            <w:tcW w:w="1521" w:type="dxa"/>
          </w:tcPr>
          <w:p w14:paraId="33F365ED" w14:textId="77777777" w:rsidR="004E2BAB" w:rsidRDefault="004E2BAB" w:rsidP="005904B1">
            <w:pPr>
              <w:jc w:val="center"/>
            </w:pPr>
            <w:r>
              <w:t>13.00 – 17.00</w:t>
            </w:r>
          </w:p>
        </w:tc>
        <w:tc>
          <w:tcPr>
            <w:tcW w:w="3426" w:type="dxa"/>
          </w:tcPr>
          <w:p w14:paraId="1B99FA42" w14:textId="77777777" w:rsidR="004E2BAB" w:rsidRDefault="004E2BAB" w:rsidP="005904B1">
            <w:pPr>
              <w:jc w:val="center"/>
            </w:pPr>
            <w:r>
              <w:t>Kerjain Taks</w:t>
            </w:r>
          </w:p>
        </w:tc>
        <w:tc>
          <w:tcPr>
            <w:tcW w:w="3008" w:type="dxa"/>
          </w:tcPr>
          <w:p w14:paraId="7D22828D" w14:textId="77777777" w:rsidR="004E2BAB" w:rsidRDefault="004E2BAB" w:rsidP="005664A4">
            <w:pPr>
              <w:keepNext/>
              <w:jc w:val="center"/>
            </w:pPr>
            <w:r>
              <w:t>Kerjain Project Magang</w:t>
            </w:r>
          </w:p>
        </w:tc>
      </w:tr>
    </w:tbl>
    <w:p w14:paraId="7DCEEA4B" w14:textId="791DCD48" w:rsidR="005664A4" w:rsidRDefault="005664A4">
      <w:pPr>
        <w:pStyle w:val="Caption"/>
      </w:pPr>
      <w:bookmarkStart w:id="55" w:name="_Toc74879710"/>
      <w:r>
        <w:t xml:space="preserve">Tabel 2. </w:t>
      </w:r>
      <w:fldSimple w:instr=" SEQ Tabel_2. \* ARABIC ">
        <w:r>
          <w:rPr>
            <w:noProof/>
          </w:rPr>
          <w:t>1</w:t>
        </w:r>
      </w:fldSimple>
      <w:r>
        <w:rPr>
          <w:lang w:val="en-US"/>
        </w:rPr>
        <w:t xml:space="preserve"> Timeline Proyek</w:t>
      </w:r>
      <w:bookmarkEnd w:id="55"/>
    </w:p>
    <w:p w14:paraId="7686D160" w14:textId="77777777" w:rsidR="0069326F" w:rsidRDefault="0069326F">
      <w:pPr>
        <w:rPr>
          <w:lang w:val="en-US"/>
        </w:rPr>
      </w:pPr>
      <w:r>
        <w:rPr>
          <w:lang w:val="en-US"/>
        </w:rPr>
        <w:br w:type="page"/>
      </w:r>
    </w:p>
    <w:p w14:paraId="050D899D" w14:textId="1D1E8514" w:rsidR="004E2BAB" w:rsidRDefault="004E2BAB" w:rsidP="004E2BAB">
      <w:pPr>
        <w:pStyle w:val="Heading2"/>
        <w:rPr>
          <w:lang w:val="en-US"/>
        </w:rPr>
      </w:pPr>
      <w:bookmarkStart w:id="56" w:name="_Toc74879906"/>
      <w:r>
        <w:rPr>
          <w:lang w:val="en-US"/>
        </w:rPr>
        <w:lastRenderedPageBreak/>
        <w:t>Waktu dan Tempat Penelitian</w:t>
      </w:r>
      <w:bookmarkEnd w:id="56"/>
    </w:p>
    <w:tbl>
      <w:tblPr>
        <w:tblStyle w:val="TableGrid"/>
        <w:tblW w:w="9822" w:type="dxa"/>
        <w:jc w:val="center"/>
        <w:tblLayout w:type="fixed"/>
        <w:tblLook w:val="04A0" w:firstRow="1" w:lastRow="0" w:firstColumn="1" w:lastColumn="0" w:noHBand="0" w:noVBand="1"/>
      </w:tblPr>
      <w:tblGrid>
        <w:gridCol w:w="1279"/>
        <w:gridCol w:w="502"/>
        <w:gridCol w:w="507"/>
        <w:gridCol w:w="502"/>
        <w:gridCol w:w="502"/>
        <w:gridCol w:w="502"/>
        <w:gridCol w:w="502"/>
        <w:gridCol w:w="502"/>
        <w:gridCol w:w="502"/>
        <w:gridCol w:w="502"/>
        <w:gridCol w:w="502"/>
        <w:gridCol w:w="502"/>
        <w:gridCol w:w="502"/>
        <w:gridCol w:w="502"/>
        <w:gridCol w:w="502"/>
        <w:gridCol w:w="502"/>
        <w:gridCol w:w="502"/>
        <w:gridCol w:w="506"/>
      </w:tblGrid>
      <w:tr w:rsidR="004E2BAB" w14:paraId="36463808" w14:textId="77777777" w:rsidTr="004E2BAB">
        <w:trPr>
          <w:trHeight w:val="268"/>
          <w:jc w:val="center"/>
        </w:trPr>
        <w:tc>
          <w:tcPr>
            <w:tcW w:w="9822" w:type="dxa"/>
            <w:gridSpan w:val="18"/>
          </w:tcPr>
          <w:p w14:paraId="095252FC" w14:textId="77777777" w:rsidR="004E2BAB" w:rsidRDefault="004E2BAB" w:rsidP="005904B1">
            <w:pPr>
              <w:jc w:val="center"/>
            </w:pPr>
            <w:r>
              <w:t>Jadwal Waktu Penelitian</w:t>
            </w:r>
          </w:p>
        </w:tc>
      </w:tr>
      <w:tr w:rsidR="004E2BAB" w14:paraId="456B4E33" w14:textId="77777777" w:rsidTr="004E2BAB">
        <w:trPr>
          <w:trHeight w:val="149"/>
          <w:jc w:val="center"/>
        </w:trPr>
        <w:tc>
          <w:tcPr>
            <w:tcW w:w="1279" w:type="dxa"/>
            <w:tcBorders>
              <w:bottom w:val="nil"/>
            </w:tcBorders>
          </w:tcPr>
          <w:p w14:paraId="3EE0645F" w14:textId="77777777" w:rsidR="004E2BAB" w:rsidRDefault="004E2BAB" w:rsidP="005904B1">
            <w:pPr>
              <w:jc w:val="center"/>
            </w:pPr>
            <w:r>
              <w:t>Jenis Kegiatan</w:t>
            </w:r>
          </w:p>
        </w:tc>
        <w:tc>
          <w:tcPr>
            <w:tcW w:w="1511" w:type="dxa"/>
            <w:gridSpan w:val="3"/>
          </w:tcPr>
          <w:p w14:paraId="417765B5" w14:textId="77777777" w:rsidR="004E2BAB" w:rsidRDefault="004E2BAB" w:rsidP="005904B1">
            <w:pPr>
              <w:jc w:val="center"/>
            </w:pPr>
            <w:r>
              <w:t>Febuari</w:t>
            </w:r>
          </w:p>
        </w:tc>
        <w:tc>
          <w:tcPr>
            <w:tcW w:w="2008" w:type="dxa"/>
            <w:gridSpan w:val="4"/>
          </w:tcPr>
          <w:p w14:paraId="1C859863" w14:textId="77777777" w:rsidR="004E2BAB" w:rsidRDefault="004E2BAB" w:rsidP="005904B1">
            <w:pPr>
              <w:jc w:val="center"/>
            </w:pPr>
            <w:r>
              <w:t>Maret</w:t>
            </w:r>
          </w:p>
        </w:tc>
        <w:tc>
          <w:tcPr>
            <w:tcW w:w="2008" w:type="dxa"/>
            <w:gridSpan w:val="4"/>
          </w:tcPr>
          <w:p w14:paraId="4C33DA51" w14:textId="77777777" w:rsidR="004E2BAB" w:rsidRPr="000B4A6D" w:rsidRDefault="004E2BAB" w:rsidP="005904B1">
            <w:pPr>
              <w:jc w:val="center"/>
            </w:pPr>
            <w:r w:rsidRPr="000B4A6D">
              <w:t>April</w:t>
            </w:r>
          </w:p>
        </w:tc>
        <w:tc>
          <w:tcPr>
            <w:tcW w:w="1506" w:type="dxa"/>
            <w:gridSpan w:val="3"/>
          </w:tcPr>
          <w:p w14:paraId="7C4B32C8" w14:textId="77777777" w:rsidR="004E2BAB" w:rsidRDefault="004E2BAB" w:rsidP="005904B1">
            <w:pPr>
              <w:jc w:val="center"/>
            </w:pPr>
            <w:r>
              <w:t>Mei</w:t>
            </w:r>
          </w:p>
        </w:tc>
        <w:tc>
          <w:tcPr>
            <w:tcW w:w="1506" w:type="dxa"/>
            <w:gridSpan w:val="3"/>
          </w:tcPr>
          <w:p w14:paraId="6BE82F4B" w14:textId="77777777" w:rsidR="004E2BAB" w:rsidRDefault="004E2BAB" w:rsidP="005904B1">
            <w:pPr>
              <w:jc w:val="center"/>
            </w:pPr>
            <w:r>
              <w:t>Juni</w:t>
            </w:r>
          </w:p>
        </w:tc>
      </w:tr>
      <w:tr w:rsidR="004E2BAB" w14:paraId="01718011" w14:textId="77777777" w:rsidTr="004E2BAB">
        <w:trPr>
          <w:trHeight w:val="268"/>
          <w:jc w:val="center"/>
        </w:trPr>
        <w:tc>
          <w:tcPr>
            <w:tcW w:w="1279" w:type="dxa"/>
            <w:tcBorders>
              <w:top w:val="nil"/>
            </w:tcBorders>
          </w:tcPr>
          <w:p w14:paraId="40A3E167" w14:textId="77777777" w:rsidR="004E2BAB" w:rsidRDefault="004E2BAB" w:rsidP="005904B1">
            <w:pPr>
              <w:jc w:val="center"/>
            </w:pPr>
          </w:p>
        </w:tc>
        <w:tc>
          <w:tcPr>
            <w:tcW w:w="502" w:type="dxa"/>
          </w:tcPr>
          <w:p w14:paraId="6A0B1551" w14:textId="77777777" w:rsidR="004E2BAB" w:rsidRDefault="004E2BAB" w:rsidP="005904B1">
            <w:pPr>
              <w:jc w:val="center"/>
            </w:pPr>
            <w:r>
              <w:t>20</w:t>
            </w:r>
          </w:p>
        </w:tc>
        <w:tc>
          <w:tcPr>
            <w:tcW w:w="507" w:type="dxa"/>
          </w:tcPr>
          <w:p w14:paraId="463DA9A7" w14:textId="77777777" w:rsidR="004E2BAB" w:rsidRDefault="004E2BAB" w:rsidP="005904B1">
            <w:pPr>
              <w:jc w:val="center"/>
            </w:pPr>
            <w:r>
              <w:t>21</w:t>
            </w:r>
          </w:p>
        </w:tc>
        <w:tc>
          <w:tcPr>
            <w:tcW w:w="502" w:type="dxa"/>
          </w:tcPr>
          <w:p w14:paraId="46A254B8" w14:textId="77777777" w:rsidR="004E2BAB" w:rsidRDefault="004E2BAB" w:rsidP="005904B1">
            <w:pPr>
              <w:jc w:val="center"/>
            </w:pPr>
            <w:r>
              <w:t>22</w:t>
            </w:r>
          </w:p>
        </w:tc>
        <w:tc>
          <w:tcPr>
            <w:tcW w:w="502" w:type="dxa"/>
          </w:tcPr>
          <w:p w14:paraId="5C98E3A5" w14:textId="77777777" w:rsidR="004E2BAB" w:rsidRDefault="004E2BAB" w:rsidP="005904B1">
            <w:r>
              <w:t>1</w:t>
            </w:r>
          </w:p>
        </w:tc>
        <w:tc>
          <w:tcPr>
            <w:tcW w:w="502" w:type="dxa"/>
          </w:tcPr>
          <w:p w14:paraId="706211BF" w14:textId="77777777" w:rsidR="004E2BAB" w:rsidRDefault="004E2BAB" w:rsidP="005904B1">
            <w:r>
              <w:t>2</w:t>
            </w:r>
          </w:p>
        </w:tc>
        <w:tc>
          <w:tcPr>
            <w:tcW w:w="502" w:type="dxa"/>
          </w:tcPr>
          <w:p w14:paraId="7D4FC04C" w14:textId="77777777" w:rsidR="004E2BAB" w:rsidRDefault="004E2BAB" w:rsidP="005904B1">
            <w:r>
              <w:t>3</w:t>
            </w:r>
          </w:p>
        </w:tc>
        <w:tc>
          <w:tcPr>
            <w:tcW w:w="502" w:type="dxa"/>
          </w:tcPr>
          <w:p w14:paraId="779123CF" w14:textId="77777777" w:rsidR="004E2BAB" w:rsidRDefault="004E2BAB" w:rsidP="005904B1">
            <w:r>
              <w:t>4</w:t>
            </w:r>
          </w:p>
        </w:tc>
        <w:tc>
          <w:tcPr>
            <w:tcW w:w="502" w:type="dxa"/>
          </w:tcPr>
          <w:p w14:paraId="1617B450" w14:textId="77777777" w:rsidR="004E2BAB" w:rsidRDefault="004E2BAB" w:rsidP="005904B1"/>
        </w:tc>
        <w:tc>
          <w:tcPr>
            <w:tcW w:w="502" w:type="dxa"/>
          </w:tcPr>
          <w:p w14:paraId="266D1B22" w14:textId="77777777" w:rsidR="004E2BAB" w:rsidRDefault="004E2BAB" w:rsidP="005904B1"/>
        </w:tc>
        <w:tc>
          <w:tcPr>
            <w:tcW w:w="502" w:type="dxa"/>
          </w:tcPr>
          <w:p w14:paraId="42B6B86D" w14:textId="77777777" w:rsidR="004E2BAB" w:rsidRDefault="004E2BAB" w:rsidP="005904B1"/>
        </w:tc>
        <w:tc>
          <w:tcPr>
            <w:tcW w:w="502" w:type="dxa"/>
          </w:tcPr>
          <w:p w14:paraId="76CDF59A" w14:textId="77777777" w:rsidR="004E2BAB" w:rsidRDefault="004E2BAB" w:rsidP="005904B1">
            <w:r>
              <w:t>30</w:t>
            </w:r>
          </w:p>
        </w:tc>
        <w:tc>
          <w:tcPr>
            <w:tcW w:w="502" w:type="dxa"/>
          </w:tcPr>
          <w:p w14:paraId="56540423" w14:textId="77777777" w:rsidR="004E2BAB" w:rsidRDefault="004E2BAB" w:rsidP="005904B1">
            <w:r>
              <w:t>1</w:t>
            </w:r>
          </w:p>
        </w:tc>
        <w:tc>
          <w:tcPr>
            <w:tcW w:w="502" w:type="dxa"/>
          </w:tcPr>
          <w:p w14:paraId="702FA1D5" w14:textId="77777777" w:rsidR="004E2BAB" w:rsidRDefault="004E2BAB" w:rsidP="005904B1">
            <w:r>
              <w:t>2</w:t>
            </w:r>
          </w:p>
        </w:tc>
        <w:tc>
          <w:tcPr>
            <w:tcW w:w="502" w:type="dxa"/>
          </w:tcPr>
          <w:p w14:paraId="6E605087" w14:textId="77777777" w:rsidR="004E2BAB" w:rsidRDefault="004E2BAB" w:rsidP="005904B1">
            <w:r>
              <w:t>3</w:t>
            </w:r>
          </w:p>
        </w:tc>
        <w:tc>
          <w:tcPr>
            <w:tcW w:w="502" w:type="dxa"/>
          </w:tcPr>
          <w:p w14:paraId="7FFE3776" w14:textId="77777777" w:rsidR="004E2BAB" w:rsidRDefault="004E2BAB" w:rsidP="005904B1"/>
        </w:tc>
        <w:tc>
          <w:tcPr>
            <w:tcW w:w="502" w:type="dxa"/>
          </w:tcPr>
          <w:p w14:paraId="56A2A3C6" w14:textId="77777777" w:rsidR="004E2BAB" w:rsidRDefault="004E2BAB" w:rsidP="005904B1"/>
        </w:tc>
        <w:tc>
          <w:tcPr>
            <w:tcW w:w="502" w:type="dxa"/>
          </w:tcPr>
          <w:p w14:paraId="3871D126" w14:textId="77777777" w:rsidR="004E2BAB" w:rsidRDefault="004E2BAB" w:rsidP="005904B1">
            <w:r>
              <w:t>10</w:t>
            </w:r>
          </w:p>
        </w:tc>
      </w:tr>
      <w:tr w:rsidR="004E2BAB" w14:paraId="05892AEE" w14:textId="77777777" w:rsidTr="004E2BAB">
        <w:trPr>
          <w:trHeight w:val="537"/>
          <w:jc w:val="center"/>
        </w:trPr>
        <w:tc>
          <w:tcPr>
            <w:tcW w:w="1279" w:type="dxa"/>
          </w:tcPr>
          <w:p w14:paraId="7A4AB6CF" w14:textId="77777777" w:rsidR="004E2BAB" w:rsidRDefault="004E2BAB" w:rsidP="005904B1">
            <w:pPr>
              <w:jc w:val="center"/>
            </w:pPr>
            <w:r>
              <w:t>Konsultasi judul</w:t>
            </w:r>
          </w:p>
        </w:tc>
        <w:tc>
          <w:tcPr>
            <w:tcW w:w="502" w:type="dxa"/>
            <w:shd w:val="clear" w:color="auto" w:fill="0070C0"/>
          </w:tcPr>
          <w:p w14:paraId="1F540A9B" w14:textId="77777777" w:rsidR="004E2BAB" w:rsidRPr="004E2BAB" w:rsidRDefault="004E2BAB" w:rsidP="005904B1">
            <w:pPr>
              <w:jc w:val="center"/>
              <w:rPr>
                <w:color w:val="4472C4" w:themeColor="accent5"/>
              </w:rPr>
            </w:pPr>
          </w:p>
        </w:tc>
        <w:tc>
          <w:tcPr>
            <w:tcW w:w="507" w:type="dxa"/>
            <w:shd w:val="clear" w:color="auto" w:fill="0070C0"/>
          </w:tcPr>
          <w:p w14:paraId="76278E6F" w14:textId="77777777" w:rsidR="004E2BAB" w:rsidRPr="004E2BAB" w:rsidRDefault="004E2BAB" w:rsidP="005904B1">
            <w:pPr>
              <w:jc w:val="center"/>
              <w:rPr>
                <w:color w:val="4472C4" w:themeColor="accent5"/>
              </w:rPr>
            </w:pPr>
          </w:p>
        </w:tc>
        <w:tc>
          <w:tcPr>
            <w:tcW w:w="502" w:type="dxa"/>
            <w:shd w:val="clear" w:color="auto" w:fill="0070C0"/>
          </w:tcPr>
          <w:p w14:paraId="66902604" w14:textId="77777777" w:rsidR="004E2BAB" w:rsidRPr="004E2BAB" w:rsidRDefault="004E2BAB" w:rsidP="005904B1">
            <w:pPr>
              <w:jc w:val="center"/>
              <w:rPr>
                <w:color w:val="4472C4" w:themeColor="accent5"/>
              </w:rPr>
            </w:pPr>
          </w:p>
        </w:tc>
        <w:tc>
          <w:tcPr>
            <w:tcW w:w="502" w:type="dxa"/>
            <w:shd w:val="clear" w:color="auto" w:fill="auto"/>
          </w:tcPr>
          <w:p w14:paraId="430F64A9" w14:textId="77777777" w:rsidR="004E2BAB" w:rsidRDefault="004E2BAB" w:rsidP="005904B1">
            <w:pPr>
              <w:jc w:val="center"/>
            </w:pPr>
          </w:p>
        </w:tc>
        <w:tc>
          <w:tcPr>
            <w:tcW w:w="502" w:type="dxa"/>
            <w:shd w:val="clear" w:color="auto" w:fill="auto"/>
          </w:tcPr>
          <w:p w14:paraId="40956EE0" w14:textId="77777777" w:rsidR="004E2BAB" w:rsidRDefault="004E2BAB" w:rsidP="005904B1">
            <w:pPr>
              <w:jc w:val="center"/>
            </w:pPr>
          </w:p>
        </w:tc>
        <w:tc>
          <w:tcPr>
            <w:tcW w:w="502" w:type="dxa"/>
            <w:shd w:val="clear" w:color="auto" w:fill="auto"/>
          </w:tcPr>
          <w:p w14:paraId="3FCB6C27" w14:textId="77777777" w:rsidR="004E2BAB" w:rsidRDefault="004E2BAB" w:rsidP="005904B1">
            <w:pPr>
              <w:jc w:val="center"/>
            </w:pPr>
          </w:p>
        </w:tc>
        <w:tc>
          <w:tcPr>
            <w:tcW w:w="502" w:type="dxa"/>
            <w:shd w:val="clear" w:color="auto" w:fill="auto"/>
          </w:tcPr>
          <w:p w14:paraId="7A00F9C4" w14:textId="77777777" w:rsidR="004E2BAB" w:rsidRDefault="004E2BAB" w:rsidP="005904B1">
            <w:pPr>
              <w:jc w:val="center"/>
            </w:pPr>
          </w:p>
        </w:tc>
        <w:tc>
          <w:tcPr>
            <w:tcW w:w="502" w:type="dxa"/>
            <w:shd w:val="clear" w:color="auto" w:fill="auto"/>
          </w:tcPr>
          <w:p w14:paraId="127AE019" w14:textId="77777777" w:rsidR="004E2BAB" w:rsidRDefault="004E2BAB" w:rsidP="005904B1">
            <w:pPr>
              <w:jc w:val="center"/>
            </w:pPr>
          </w:p>
        </w:tc>
        <w:tc>
          <w:tcPr>
            <w:tcW w:w="502" w:type="dxa"/>
            <w:shd w:val="clear" w:color="auto" w:fill="auto"/>
          </w:tcPr>
          <w:p w14:paraId="0EF3D75B" w14:textId="77777777" w:rsidR="004E2BAB" w:rsidRDefault="004E2BAB" w:rsidP="005904B1">
            <w:pPr>
              <w:jc w:val="center"/>
            </w:pPr>
          </w:p>
        </w:tc>
        <w:tc>
          <w:tcPr>
            <w:tcW w:w="502" w:type="dxa"/>
            <w:shd w:val="clear" w:color="auto" w:fill="auto"/>
          </w:tcPr>
          <w:p w14:paraId="3B998158" w14:textId="77777777" w:rsidR="004E2BAB" w:rsidRDefault="004E2BAB" w:rsidP="005904B1">
            <w:pPr>
              <w:jc w:val="center"/>
            </w:pPr>
          </w:p>
        </w:tc>
        <w:tc>
          <w:tcPr>
            <w:tcW w:w="502" w:type="dxa"/>
            <w:shd w:val="clear" w:color="auto" w:fill="auto"/>
          </w:tcPr>
          <w:p w14:paraId="0B03EB28" w14:textId="77777777" w:rsidR="004E2BAB" w:rsidRDefault="004E2BAB" w:rsidP="005904B1">
            <w:pPr>
              <w:jc w:val="center"/>
            </w:pPr>
          </w:p>
        </w:tc>
        <w:tc>
          <w:tcPr>
            <w:tcW w:w="502" w:type="dxa"/>
            <w:shd w:val="clear" w:color="auto" w:fill="auto"/>
          </w:tcPr>
          <w:p w14:paraId="30611D5F" w14:textId="77777777" w:rsidR="004E2BAB" w:rsidRDefault="004E2BAB" w:rsidP="005904B1">
            <w:pPr>
              <w:jc w:val="center"/>
            </w:pPr>
          </w:p>
        </w:tc>
        <w:tc>
          <w:tcPr>
            <w:tcW w:w="502" w:type="dxa"/>
            <w:shd w:val="clear" w:color="auto" w:fill="auto"/>
          </w:tcPr>
          <w:p w14:paraId="18B09610" w14:textId="77777777" w:rsidR="004E2BAB" w:rsidRDefault="004E2BAB" w:rsidP="005904B1">
            <w:pPr>
              <w:jc w:val="center"/>
            </w:pPr>
          </w:p>
        </w:tc>
        <w:tc>
          <w:tcPr>
            <w:tcW w:w="502" w:type="dxa"/>
            <w:shd w:val="clear" w:color="auto" w:fill="auto"/>
          </w:tcPr>
          <w:p w14:paraId="4979A167" w14:textId="77777777" w:rsidR="004E2BAB" w:rsidRDefault="004E2BAB" w:rsidP="005904B1">
            <w:pPr>
              <w:jc w:val="center"/>
            </w:pPr>
          </w:p>
        </w:tc>
        <w:tc>
          <w:tcPr>
            <w:tcW w:w="502" w:type="dxa"/>
            <w:shd w:val="clear" w:color="auto" w:fill="auto"/>
          </w:tcPr>
          <w:p w14:paraId="5A31D218" w14:textId="77777777" w:rsidR="004E2BAB" w:rsidRDefault="004E2BAB" w:rsidP="005904B1">
            <w:pPr>
              <w:jc w:val="center"/>
            </w:pPr>
          </w:p>
        </w:tc>
        <w:tc>
          <w:tcPr>
            <w:tcW w:w="502" w:type="dxa"/>
            <w:shd w:val="clear" w:color="auto" w:fill="auto"/>
          </w:tcPr>
          <w:p w14:paraId="4455CF37" w14:textId="77777777" w:rsidR="004E2BAB" w:rsidRDefault="004E2BAB" w:rsidP="005904B1">
            <w:pPr>
              <w:jc w:val="center"/>
            </w:pPr>
          </w:p>
        </w:tc>
        <w:tc>
          <w:tcPr>
            <w:tcW w:w="502" w:type="dxa"/>
            <w:shd w:val="clear" w:color="auto" w:fill="auto"/>
          </w:tcPr>
          <w:p w14:paraId="2AFB4B6C" w14:textId="77777777" w:rsidR="004E2BAB" w:rsidRDefault="004E2BAB" w:rsidP="005904B1">
            <w:pPr>
              <w:jc w:val="center"/>
            </w:pPr>
          </w:p>
        </w:tc>
      </w:tr>
      <w:tr w:rsidR="004E2BAB" w14:paraId="1B160F15" w14:textId="77777777" w:rsidTr="004E2BAB">
        <w:trPr>
          <w:trHeight w:val="577"/>
          <w:jc w:val="center"/>
        </w:trPr>
        <w:tc>
          <w:tcPr>
            <w:tcW w:w="1279" w:type="dxa"/>
          </w:tcPr>
          <w:p w14:paraId="7A40A4E1" w14:textId="77777777" w:rsidR="004E2BAB" w:rsidRDefault="004E2BAB" w:rsidP="005904B1">
            <w:pPr>
              <w:jc w:val="center"/>
            </w:pPr>
            <w:r>
              <w:t>Observasi</w:t>
            </w:r>
          </w:p>
        </w:tc>
        <w:tc>
          <w:tcPr>
            <w:tcW w:w="502" w:type="dxa"/>
          </w:tcPr>
          <w:p w14:paraId="1D024354" w14:textId="77777777" w:rsidR="004E2BAB" w:rsidRDefault="004E2BAB" w:rsidP="005904B1">
            <w:pPr>
              <w:jc w:val="center"/>
            </w:pPr>
          </w:p>
        </w:tc>
        <w:tc>
          <w:tcPr>
            <w:tcW w:w="507" w:type="dxa"/>
            <w:shd w:val="clear" w:color="auto" w:fill="auto"/>
          </w:tcPr>
          <w:p w14:paraId="7ADD9D18" w14:textId="77777777" w:rsidR="004E2BAB" w:rsidRDefault="004E2BAB" w:rsidP="005904B1">
            <w:pPr>
              <w:jc w:val="center"/>
            </w:pPr>
          </w:p>
        </w:tc>
        <w:tc>
          <w:tcPr>
            <w:tcW w:w="502" w:type="dxa"/>
            <w:shd w:val="clear" w:color="auto" w:fill="auto"/>
          </w:tcPr>
          <w:p w14:paraId="22E088AC" w14:textId="77777777" w:rsidR="004E2BAB" w:rsidRDefault="004E2BAB" w:rsidP="005904B1">
            <w:pPr>
              <w:jc w:val="center"/>
            </w:pPr>
          </w:p>
        </w:tc>
        <w:tc>
          <w:tcPr>
            <w:tcW w:w="502" w:type="dxa"/>
            <w:shd w:val="clear" w:color="auto" w:fill="0070C0"/>
          </w:tcPr>
          <w:p w14:paraId="1AE7F824" w14:textId="77777777" w:rsidR="004E2BAB" w:rsidRPr="004E2BAB" w:rsidRDefault="004E2BAB" w:rsidP="005904B1">
            <w:pPr>
              <w:jc w:val="center"/>
              <w:rPr>
                <w:color w:val="4472C4" w:themeColor="accent5"/>
              </w:rPr>
            </w:pPr>
          </w:p>
        </w:tc>
        <w:tc>
          <w:tcPr>
            <w:tcW w:w="502" w:type="dxa"/>
            <w:shd w:val="clear" w:color="auto" w:fill="0070C0"/>
          </w:tcPr>
          <w:p w14:paraId="502745C2" w14:textId="77777777" w:rsidR="004E2BAB" w:rsidRPr="004E2BAB" w:rsidRDefault="004E2BAB" w:rsidP="005904B1">
            <w:pPr>
              <w:jc w:val="center"/>
              <w:rPr>
                <w:color w:val="4472C4" w:themeColor="accent5"/>
              </w:rPr>
            </w:pPr>
          </w:p>
        </w:tc>
        <w:tc>
          <w:tcPr>
            <w:tcW w:w="502" w:type="dxa"/>
            <w:shd w:val="clear" w:color="auto" w:fill="0070C0"/>
          </w:tcPr>
          <w:p w14:paraId="0DAC04A9" w14:textId="77777777" w:rsidR="004E2BAB" w:rsidRPr="004E2BAB" w:rsidRDefault="004E2BAB" w:rsidP="005904B1">
            <w:pPr>
              <w:jc w:val="center"/>
              <w:rPr>
                <w:color w:val="4472C4" w:themeColor="accent5"/>
              </w:rPr>
            </w:pPr>
          </w:p>
        </w:tc>
        <w:tc>
          <w:tcPr>
            <w:tcW w:w="502" w:type="dxa"/>
            <w:shd w:val="clear" w:color="auto" w:fill="auto"/>
          </w:tcPr>
          <w:p w14:paraId="1B3B916D" w14:textId="77777777" w:rsidR="004E2BAB" w:rsidRDefault="004E2BAB" w:rsidP="005904B1">
            <w:pPr>
              <w:jc w:val="center"/>
            </w:pPr>
          </w:p>
        </w:tc>
        <w:tc>
          <w:tcPr>
            <w:tcW w:w="502" w:type="dxa"/>
            <w:shd w:val="clear" w:color="auto" w:fill="auto"/>
          </w:tcPr>
          <w:p w14:paraId="5746C7C1" w14:textId="77777777" w:rsidR="004E2BAB" w:rsidRDefault="004E2BAB" w:rsidP="005904B1">
            <w:pPr>
              <w:jc w:val="center"/>
            </w:pPr>
          </w:p>
        </w:tc>
        <w:tc>
          <w:tcPr>
            <w:tcW w:w="502" w:type="dxa"/>
            <w:shd w:val="clear" w:color="auto" w:fill="auto"/>
          </w:tcPr>
          <w:p w14:paraId="516A2A0D" w14:textId="77777777" w:rsidR="004E2BAB" w:rsidRDefault="004E2BAB" w:rsidP="005904B1">
            <w:pPr>
              <w:jc w:val="center"/>
            </w:pPr>
          </w:p>
        </w:tc>
        <w:tc>
          <w:tcPr>
            <w:tcW w:w="502" w:type="dxa"/>
            <w:shd w:val="clear" w:color="auto" w:fill="auto"/>
          </w:tcPr>
          <w:p w14:paraId="70DC26FC" w14:textId="77777777" w:rsidR="004E2BAB" w:rsidRDefault="004E2BAB" w:rsidP="005904B1">
            <w:pPr>
              <w:jc w:val="center"/>
            </w:pPr>
          </w:p>
        </w:tc>
        <w:tc>
          <w:tcPr>
            <w:tcW w:w="502" w:type="dxa"/>
            <w:shd w:val="clear" w:color="auto" w:fill="auto"/>
          </w:tcPr>
          <w:p w14:paraId="48D091D3" w14:textId="77777777" w:rsidR="004E2BAB" w:rsidRDefault="004E2BAB" w:rsidP="005904B1">
            <w:pPr>
              <w:jc w:val="center"/>
            </w:pPr>
          </w:p>
        </w:tc>
        <w:tc>
          <w:tcPr>
            <w:tcW w:w="502" w:type="dxa"/>
            <w:shd w:val="clear" w:color="auto" w:fill="auto"/>
          </w:tcPr>
          <w:p w14:paraId="0477244C" w14:textId="77777777" w:rsidR="004E2BAB" w:rsidRDefault="004E2BAB" w:rsidP="005904B1">
            <w:pPr>
              <w:jc w:val="center"/>
            </w:pPr>
          </w:p>
        </w:tc>
        <w:tc>
          <w:tcPr>
            <w:tcW w:w="502" w:type="dxa"/>
            <w:shd w:val="clear" w:color="auto" w:fill="auto"/>
          </w:tcPr>
          <w:p w14:paraId="69B82683" w14:textId="77777777" w:rsidR="004E2BAB" w:rsidRDefault="004E2BAB" w:rsidP="005904B1">
            <w:pPr>
              <w:jc w:val="center"/>
            </w:pPr>
          </w:p>
        </w:tc>
        <w:tc>
          <w:tcPr>
            <w:tcW w:w="502" w:type="dxa"/>
            <w:shd w:val="clear" w:color="auto" w:fill="auto"/>
          </w:tcPr>
          <w:p w14:paraId="58AA648D" w14:textId="77777777" w:rsidR="004E2BAB" w:rsidRDefault="004E2BAB" w:rsidP="005904B1">
            <w:pPr>
              <w:jc w:val="center"/>
            </w:pPr>
          </w:p>
        </w:tc>
        <w:tc>
          <w:tcPr>
            <w:tcW w:w="502" w:type="dxa"/>
            <w:shd w:val="clear" w:color="auto" w:fill="auto"/>
          </w:tcPr>
          <w:p w14:paraId="1BE063D2" w14:textId="77777777" w:rsidR="004E2BAB" w:rsidRDefault="004E2BAB" w:rsidP="005904B1">
            <w:pPr>
              <w:jc w:val="center"/>
            </w:pPr>
          </w:p>
        </w:tc>
        <w:tc>
          <w:tcPr>
            <w:tcW w:w="502" w:type="dxa"/>
            <w:shd w:val="clear" w:color="auto" w:fill="auto"/>
          </w:tcPr>
          <w:p w14:paraId="0A6226AA" w14:textId="77777777" w:rsidR="004E2BAB" w:rsidRDefault="004E2BAB" w:rsidP="005904B1">
            <w:pPr>
              <w:jc w:val="center"/>
            </w:pPr>
          </w:p>
        </w:tc>
        <w:tc>
          <w:tcPr>
            <w:tcW w:w="502" w:type="dxa"/>
            <w:shd w:val="clear" w:color="auto" w:fill="auto"/>
          </w:tcPr>
          <w:p w14:paraId="72720426" w14:textId="77777777" w:rsidR="004E2BAB" w:rsidRDefault="004E2BAB" w:rsidP="005904B1">
            <w:pPr>
              <w:jc w:val="center"/>
            </w:pPr>
          </w:p>
        </w:tc>
      </w:tr>
      <w:tr w:rsidR="004E2BAB" w14:paraId="4E0D8913" w14:textId="77777777" w:rsidTr="004E2BAB">
        <w:trPr>
          <w:trHeight w:val="520"/>
          <w:jc w:val="center"/>
        </w:trPr>
        <w:tc>
          <w:tcPr>
            <w:tcW w:w="1279" w:type="dxa"/>
          </w:tcPr>
          <w:p w14:paraId="384D540C" w14:textId="77777777" w:rsidR="004E2BAB" w:rsidRDefault="004E2BAB" w:rsidP="005904B1">
            <w:pPr>
              <w:jc w:val="center"/>
            </w:pPr>
            <w:r>
              <w:t>Perancangan Sistem</w:t>
            </w:r>
          </w:p>
        </w:tc>
        <w:tc>
          <w:tcPr>
            <w:tcW w:w="502" w:type="dxa"/>
          </w:tcPr>
          <w:p w14:paraId="099E2BC7" w14:textId="77777777" w:rsidR="004E2BAB" w:rsidRDefault="004E2BAB" w:rsidP="005904B1">
            <w:pPr>
              <w:jc w:val="center"/>
            </w:pPr>
          </w:p>
        </w:tc>
        <w:tc>
          <w:tcPr>
            <w:tcW w:w="507" w:type="dxa"/>
            <w:shd w:val="clear" w:color="auto" w:fill="auto"/>
          </w:tcPr>
          <w:p w14:paraId="1402157D" w14:textId="77777777" w:rsidR="004E2BAB" w:rsidRDefault="004E2BAB" w:rsidP="005904B1">
            <w:pPr>
              <w:jc w:val="center"/>
            </w:pPr>
          </w:p>
        </w:tc>
        <w:tc>
          <w:tcPr>
            <w:tcW w:w="502" w:type="dxa"/>
            <w:shd w:val="clear" w:color="auto" w:fill="auto"/>
          </w:tcPr>
          <w:p w14:paraId="2EFF059F" w14:textId="77777777" w:rsidR="004E2BAB" w:rsidRDefault="004E2BAB" w:rsidP="005904B1">
            <w:pPr>
              <w:jc w:val="center"/>
            </w:pPr>
          </w:p>
        </w:tc>
        <w:tc>
          <w:tcPr>
            <w:tcW w:w="502" w:type="dxa"/>
            <w:shd w:val="clear" w:color="auto" w:fill="auto"/>
          </w:tcPr>
          <w:p w14:paraId="08877ADC" w14:textId="77777777" w:rsidR="004E2BAB" w:rsidRDefault="004E2BAB" w:rsidP="005904B1">
            <w:pPr>
              <w:jc w:val="center"/>
            </w:pPr>
          </w:p>
        </w:tc>
        <w:tc>
          <w:tcPr>
            <w:tcW w:w="502" w:type="dxa"/>
            <w:shd w:val="clear" w:color="auto" w:fill="auto"/>
          </w:tcPr>
          <w:p w14:paraId="5080F215" w14:textId="77777777" w:rsidR="004E2BAB" w:rsidRDefault="004E2BAB" w:rsidP="005904B1">
            <w:pPr>
              <w:jc w:val="center"/>
            </w:pPr>
          </w:p>
        </w:tc>
        <w:tc>
          <w:tcPr>
            <w:tcW w:w="502" w:type="dxa"/>
            <w:shd w:val="clear" w:color="auto" w:fill="auto"/>
          </w:tcPr>
          <w:p w14:paraId="7DD3F740" w14:textId="77777777" w:rsidR="004E2BAB" w:rsidRDefault="004E2BAB" w:rsidP="005904B1">
            <w:pPr>
              <w:jc w:val="center"/>
            </w:pPr>
          </w:p>
        </w:tc>
        <w:tc>
          <w:tcPr>
            <w:tcW w:w="502" w:type="dxa"/>
            <w:shd w:val="clear" w:color="auto" w:fill="0070C0"/>
          </w:tcPr>
          <w:p w14:paraId="47C15A78" w14:textId="77777777" w:rsidR="004E2BAB" w:rsidRDefault="004E2BAB" w:rsidP="005904B1">
            <w:pPr>
              <w:jc w:val="center"/>
            </w:pPr>
          </w:p>
        </w:tc>
        <w:tc>
          <w:tcPr>
            <w:tcW w:w="502" w:type="dxa"/>
            <w:shd w:val="clear" w:color="auto" w:fill="0070C0"/>
          </w:tcPr>
          <w:p w14:paraId="5FB8901F" w14:textId="77777777" w:rsidR="004E2BAB" w:rsidRDefault="004E2BAB" w:rsidP="005904B1">
            <w:pPr>
              <w:jc w:val="center"/>
            </w:pPr>
          </w:p>
        </w:tc>
        <w:tc>
          <w:tcPr>
            <w:tcW w:w="502" w:type="dxa"/>
            <w:shd w:val="clear" w:color="auto" w:fill="0070C0"/>
          </w:tcPr>
          <w:p w14:paraId="467DEFFF" w14:textId="77777777" w:rsidR="004E2BAB" w:rsidRDefault="004E2BAB" w:rsidP="005904B1">
            <w:pPr>
              <w:jc w:val="center"/>
            </w:pPr>
          </w:p>
        </w:tc>
        <w:tc>
          <w:tcPr>
            <w:tcW w:w="502" w:type="dxa"/>
            <w:shd w:val="clear" w:color="auto" w:fill="0070C0"/>
          </w:tcPr>
          <w:p w14:paraId="686CD157" w14:textId="77777777" w:rsidR="004E2BAB" w:rsidRDefault="004E2BAB" w:rsidP="005904B1">
            <w:pPr>
              <w:jc w:val="center"/>
            </w:pPr>
          </w:p>
        </w:tc>
        <w:tc>
          <w:tcPr>
            <w:tcW w:w="502" w:type="dxa"/>
            <w:shd w:val="clear" w:color="auto" w:fill="0070C0"/>
          </w:tcPr>
          <w:p w14:paraId="31A7F04A" w14:textId="77777777" w:rsidR="004E2BAB" w:rsidRDefault="004E2BAB" w:rsidP="005904B1">
            <w:pPr>
              <w:jc w:val="center"/>
            </w:pPr>
          </w:p>
        </w:tc>
        <w:tc>
          <w:tcPr>
            <w:tcW w:w="502" w:type="dxa"/>
            <w:shd w:val="clear" w:color="auto" w:fill="0070C0"/>
          </w:tcPr>
          <w:p w14:paraId="12BA2020" w14:textId="77777777" w:rsidR="004E2BAB" w:rsidRDefault="004E2BAB" w:rsidP="005904B1">
            <w:pPr>
              <w:jc w:val="center"/>
            </w:pPr>
          </w:p>
        </w:tc>
        <w:tc>
          <w:tcPr>
            <w:tcW w:w="502" w:type="dxa"/>
            <w:shd w:val="clear" w:color="auto" w:fill="0070C0"/>
          </w:tcPr>
          <w:p w14:paraId="096F2BEB" w14:textId="77777777" w:rsidR="004E2BAB" w:rsidRDefault="004E2BAB" w:rsidP="005904B1">
            <w:pPr>
              <w:jc w:val="center"/>
            </w:pPr>
          </w:p>
        </w:tc>
        <w:tc>
          <w:tcPr>
            <w:tcW w:w="502" w:type="dxa"/>
            <w:shd w:val="clear" w:color="auto" w:fill="0070C0"/>
          </w:tcPr>
          <w:p w14:paraId="08F48402" w14:textId="77777777" w:rsidR="004E2BAB" w:rsidRDefault="004E2BAB" w:rsidP="005904B1">
            <w:pPr>
              <w:jc w:val="center"/>
            </w:pPr>
          </w:p>
        </w:tc>
        <w:tc>
          <w:tcPr>
            <w:tcW w:w="502" w:type="dxa"/>
            <w:shd w:val="clear" w:color="auto" w:fill="auto"/>
          </w:tcPr>
          <w:p w14:paraId="2778E598" w14:textId="77777777" w:rsidR="004E2BAB" w:rsidRDefault="004E2BAB" w:rsidP="005904B1">
            <w:pPr>
              <w:jc w:val="center"/>
            </w:pPr>
          </w:p>
        </w:tc>
        <w:tc>
          <w:tcPr>
            <w:tcW w:w="502" w:type="dxa"/>
            <w:shd w:val="clear" w:color="auto" w:fill="auto"/>
          </w:tcPr>
          <w:p w14:paraId="640CB9C7" w14:textId="77777777" w:rsidR="004E2BAB" w:rsidRDefault="004E2BAB" w:rsidP="005904B1">
            <w:pPr>
              <w:jc w:val="center"/>
            </w:pPr>
          </w:p>
        </w:tc>
        <w:tc>
          <w:tcPr>
            <w:tcW w:w="502" w:type="dxa"/>
            <w:shd w:val="clear" w:color="auto" w:fill="auto"/>
          </w:tcPr>
          <w:p w14:paraId="57400506" w14:textId="77777777" w:rsidR="004E2BAB" w:rsidRDefault="004E2BAB" w:rsidP="005904B1">
            <w:pPr>
              <w:jc w:val="center"/>
            </w:pPr>
          </w:p>
        </w:tc>
      </w:tr>
      <w:tr w:rsidR="004E2BAB" w14:paraId="5FBB9A6C" w14:textId="77777777" w:rsidTr="004E2BAB">
        <w:trPr>
          <w:trHeight w:val="1612"/>
          <w:jc w:val="center"/>
        </w:trPr>
        <w:tc>
          <w:tcPr>
            <w:tcW w:w="1279" w:type="dxa"/>
          </w:tcPr>
          <w:p w14:paraId="78508C32" w14:textId="77777777" w:rsidR="004E2BAB" w:rsidRDefault="004E2BAB" w:rsidP="005904B1">
            <w:pPr>
              <w:jc w:val="center"/>
            </w:pPr>
            <w:r>
              <w:t>Penyusunan Laporan</w:t>
            </w:r>
          </w:p>
          <w:p w14:paraId="451F4264" w14:textId="77777777" w:rsidR="004E2BAB" w:rsidRDefault="004E2BAB" w:rsidP="005904B1">
            <w:pPr>
              <w:jc w:val="center"/>
            </w:pPr>
            <w:r>
              <w:t>Bab I, Bab II, Bab III, Bab IV, Bab V</w:t>
            </w:r>
          </w:p>
        </w:tc>
        <w:tc>
          <w:tcPr>
            <w:tcW w:w="502" w:type="dxa"/>
          </w:tcPr>
          <w:p w14:paraId="5B42C347" w14:textId="77777777" w:rsidR="004E2BAB" w:rsidRDefault="004E2BAB" w:rsidP="005904B1">
            <w:pPr>
              <w:jc w:val="center"/>
            </w:pPr>
          </w:p>
        </w:tc>
        <w:tc>
          <w:tcPr>
            <w:tcW w:w="507" w:type="dxa"/>
            <w:shd w:val="clear" w:color="auto" w:fill="auto"/>
          </w:tcPr>
          <w:p w14:paraId="2B4A698A" w14:textId="77777777" w:rsidR="004E2BAB" w:rsidRDefault="004E2BAB" w:rsidP="005904B1">
            <w:pPr>
              <w:jc w:val="center"/>
            </w:pPr>
          </w:p>
        </w:tc>
        <w:tc>
          <w:tcPr>
            <w:tcW w:w="502" w:type="dxa"/>
            <w:shd w:val="clear" w:color="auto" w:fill="auto"/>
          </w:tcPr>
          <w:p w14:paraId="60BF9871" w14:textId="77777777" w:rsidR="004E2BAB" w:rsidRDefault="004E2BAB" w:rsidP="005904B1">
            <w:pPr>
              <w:jc w:val="center"/>
            </w:pPr>
          </w:p>
        </w:tc>
        <w:tc>
          <w:tcPr>
            <w:tcW w:w="502" w:type="dxa"/>
            <w:shd w:val="clear" w:color="auto" w:fill="0070C0"/>
          </w:tcPr>
          <w:p w14:paraId="31480191" w14:textId="77777777" w:rsidR="004E2BAB" w:rsidRDefault="004E2BAB" w:rsidP="005904B1">
            <w:pPr>
              <w:jc w:val="center"/>
            </w:pPr>
          </w:p>
        </w:tc>
        <w:tc>
          <w:tcPr>
            <w:tcW w:w="502" w:type="dxa"/>
            <w:shd w:val="clear" w:color="auto" w:fill="0070C0"/>
          </w:tcPr>
          <w:p w14:paraId="3270DB56" w14:textId="77777777" w:rsidR="004E2BAB" w:rsidRDefault="004E2BAB" w:rsidP="005904B1">
            <w:pPr>
              <w:jc w:val="center"/>
            </w:pPr>
          </w:p>
        </w:tc>
        <w:tc>
          <w:tcPr>
            <w:tcW w:w="502" w:type="dxa"/>
            <w:shd w:val="clear" w:color="auto" w:fill="0070C0"/>
          </w:tcPr>
          <w:p w14:paraId="2E9B4CE8" w14:textId="77777777" w:rsidR="004E2BAB" w:rsidRDefault="004E2BAB" w:rsidP="005904B1">
            <w:pPr>
              <w:jc w:val="center"/>
            </w:pPr>
          </w:p>
        </w:tc>
        <w:tc>
          <w:tcPr>
            <w:tcW w:w="502" w:type="dxa"/>
            <w:shd w:val="clear" w:color="auto" w:fill="0070C0"/>
          </w:tcPr>
          <w:p w14:paraId="16E231E2" w14:textId="77777777" w:rsidR="004E2BAB" w:rsidRDefault="004E2BAB" w:rsidP="005904B1">
            <w:pPr>
              <w:jc w:val="center"/>
            </w:pPr>
          </w:p>
        </w:tc>
        <w:tc>
          <w:tcPr>
            <w:tcW w:w="502" w:type="dxa"/>
            <w:shd w:val="clear" w:color="auto" w:fill="0070C0"/>
          </w:tcPr>
          <w:p w14:paraId="7EA05728" w14:textId="77777777" w:rsidR="004E2BAB" w:rsidRDefault="004E2BAB" w:rsidP="005904B1">
            <w:pPr>
              <w:jc w:val="center"/>
            </w:pPr>
          </w:p>
        </w:tc>
        <w:tc>
          <w:tcPr>
            <w:tcW w:w="502" w:type="dxa"/>
            <w:shd w:val="clear" w:color="auto" w:fill="0070C0"/>
          </w:tcPr>
          <w:p w14:paraId="683C923D" w14:textId="77777777" w:rsidR="004E2BAB" w:rsidRDefault="004E2BAB" w:rsidP="005904B1">
            <w:pPr>
              <w:jc w:val="center"/>
            </w:pPr>
          </w:p>
        </w:tc>
        <w:tc>
          <w:tcPr>
            <w:tcW w:w="502" w:type="dxa"/>
            <w:shd w:val="clear" w:color="auto" w:fill="0070C0"/>
          </w:tcPr>
          <w:p w14:paraId="76C31FF9" w14:textId="77777777" w:rsidR="004E2BAB" w:rsidRDefault="004E2BAB" w:rsidP="005904B1">
            <w:pPr>
              <w:jc w:val="center"/>
            </w:pPr>
          </w:p>
        </w:tc>
        <w:tc>
          <w:tcPr>
            <w:tcW w:w="502" w:type="dxa"/>
            <w:shd w:val="clear" w:color="auto" w:fill="0070C0"/>
          </w:tcPr>
          <w:p w14:paraId="36AE904A" w14:textId="77777777" w:rsidR="004E2BAB" w:rsidRDefault="004E2BAB" w:rsidP="005904B1">
            <w:pPr>
              <w:jc w:val="center"/>
            </w:pPr>
          </w:p>
        </w:tc>
        <w:tc>
          <w:tcPr>
            <w:tcW w:w="502" w:type="dxa"/>
            <w:shd w:val="clear" w:color="auto" w:fill="0070C0"/>
          </w:tcPr>
          <w:p w14:paraId="61E23209" w14:textId="77777777" w:rsidR="004E2BAB" w:rsidRDefault="004E2BAB" w:rsidP="005904B1">
            <w:pPr>
              <w:jc w:val="center"/>
            </w:pPr>
          </w:p>
        </w:tc>
        <w:tc>
          <w:tcPr>
            <w:tcW w:w="502" w:type="dxa"/>
            <w:shd w:val="clear" w:color="auto" w:fill="0070C0"/>
          </w:tcPr>
          <w:p w14:paraId="3DA6643A" w14:textId="77777777" w:rsidR="004E2BAB" w:rsidRDefault="004E2BAB" w:rsidP="005904B1">
            <w:pPr>
              <w:jc w:val="center"/>
            </w:pPr>
          </w:p>
        </w:tc>
        <w:tc>
          <w:tcPr>
            <w:tcW w:w="502" w:type="dxa"/>
            <w:shd w:val="clear" w:color="auto" w:fill="0070C0"/>
          </w:tcPr>
          <w:p w14:paraId="335FE08F" w14:textId="77777777" w:rsidR="004E2BAB" w:rsidRDefault="004E2BAB" w:rsidP="005904B1">
            <w:pPr>
              <w:jc w:val="center"/>
            </w:pPr>
          </w:p>
        </w:tc>
        <w:tc>
          <w:tcPr>
            <w:tcW w:w="502" w:type="dxa"/>
            <w:shd w:val="clear" w:color="auto" w:fill="0070C0"/>
          </w:tcPr>
          <w:p w14:paraId="00369F7A" w14:textId="77777777" w:rsidR="004E2BAB" w:rsidRDefault="004E2BAB" w:rsidP="005904B1">
            <w:pPr>
              <w:jc w:val="center"/>
            </w:pPr>
          </w:p>
        </w:tc>
        <w:tc>
          <w:tcPr>
            <w:tcW w:w="502" w:type="dxa"/>
            <w:shd w:val="clear" w:color="auto" w:fill="0070C0"/>
          </w:tcPr>
          <w:p w14:paraId="4A90B069" w14:textId="77777777" w:rsidR="004E2BAB" w:rsidRDefault="004E2BAB" w:rsidP="005904B1">
            <w:pPr>
              <w:jc w:val="center"/>
            </w:pPr>
          </w:p>
        </w:tc>
        <w:tc>
          <w:tcPr>
            <w:tcW w:w="502" w:type="dxa"/>
            <w:shd w:val="clear" w:color="auto" w:fill="0070C0"/>
          </w:tcPr>
          <w:p w14:paraId="2BCC829D" w14:textId="77777777" w:rsidR="004E2BAB" w:rsidRDefault="004E2BAB" w:rsidP="005664A4">
            <w:pPr>
              <w:keepNext/>
              <w:jc w:val="center"/>
            </w:pPr>
          </w:p>
        </w:tc>
      </w:tr>
    </w:tbl>
    <w:p w14:paraId="36E40E28" w14:textId="56B92A1E" w:rsidR="004E2BAB" w:rsidRDefault="005664A4" w:rsidP="005664A4">
      <w:pPr>
        <w:pStyle w:val="Caption"/>
        <w:rPr>
          <w:lang w:val="en-US"/>
        </w:rPr>
      </w:pPr>
      <w:bookmarkStart w:id="57" w:name="_Toc74879711"/>
      <w:r>
        <w:t xml:space="preserve">Tabel 2. </w:t>
      </w:r>
      <w:fldSimple w:instr=" SEQ Tabel_2. \* ARABIC ">
        <w:r>
          <w:rPr>
            <w:noProof/>
          </w:rPr>
          <w:t>2</w:t>
        </w:r>
      </w:fldSimple>
      <w:r>
        <w:rPr>
          <w:lang w:val="en-US"/>
        </w:rPr>
        <w:t xml:space="preserve"> Waktu dan Tempat Penelitian</w:t>
      </w:r>
      <w:bookmarkEnd w:id="57"/>
    </w:p>
    <w:p w14:paraId="1891AD9F" w14:textId="77777777" w:rsidR="005664A4" w:rsidRPr="005664A4" w:rsidRDefault="005664A4" w:rsidP="005664A4">
      <w:pPr>
        <w:rPr>
          <w:lang w:val="en-US"/>
        </w:rPr>
      </w:pPr>
    </w:p>
    <w:p w14:paraId="19AC4ECC" w14:textId="302EFE9B" w:rsidR="004E2BAB" w:rsidRDefault="004E2BAB" w:rsidP="0069326F">
      <w:pPr>
        <w:ind w:firstLine="720"/>
        <w:rPr>
          <w:lang w:val="en-US"/>
        </w:rPr>
      </w:pPr>
      <w:r w:rsidRPr="004E2BAB">
        <w:rPr>
          <w:lang w:val="en-US"/>
        </w:rPr>
        <w:t>Waktu penelitian telah berlangsung mulai dari bulan  februari 2021 sampai dengan bulan Juni 2021, dari tahap menentukan sebuah judul sampai pada tahap penyusunan laporan kerja praktik, tempat penelitian ini dilakukan di Scola yang beralamatkan di Jln. Karang Tineung Indah I No.12A, Cipedes, kec. Sukajadi,  Kota Bandung, Jawa Barat 40162</w:t>
      </w:r>
      <w:r w:rsidRPr="004E2BAB">
        <w:rPr>
          <w:lang w:val="en-US"/>
        </w:rPr>
        <w:tab/>
      </w:r>
    </w:p>
    <w:p w14:paraId="762978F6" w14:textId="77777777" w:rsidR="004E2BAB" w:rsidRPr="006D4C1A" w:rsidRDefault="004E2BAB" w:rsidP="0069326F">
      <w:pPr>
        <w:ind w:firstLine="720"/>
        <w:rPr>
          <w:lang w:val="en-US"/>
        </w:rPr>
      </w:pPr>
    </w:p>
    <w:p w14:paraId="5AB0D40D" w14:textId="77777777" w:rsidR="004E2BAB" w:rsidRDefault="004E2BAB">
      <w:pPr>
        <w:rPr>
          <w:rFonts w:asciiTheme="majorHAnsi" w:eastAsiaTheme="majorEastAsia" w:hAnsiTheme="majorHAnsi" w:cstheme="majorBidi"/>
          <w:b/>
          <w:caps/>
          <w:color w:val="000000" w:themeColor="accent1" w:themeShade="BF"/>
          <w:sz w:val="32"/>
          <w:szCs w:val="32"/>
        </w:rPr>
      </w:pPr>
      <w:r>
        <w:br w:type="page"/>
      </w:r>
    </w:p>
    <w:p w14:paraId="3DD8A516" w14:textId="5E4D1113" w:rsidR="00E9408C" w:rsidRDefault="00E9408C">
      <w:pPr>
        <w:rPr>
          <w:rFonts w:asciiTheme="majorHAnsi" w:eastAsiaTheme="majorEastAsia" w:hAnsiTheme="majorHAnsi" w:cstheme="majorBidi"/>
          <w:b/>
          <w:caps/>
          <w:color w:val="000000" w:themeColor="accent1" w:themeShade="BF"/>
          <w:sz w:val="32"/>
          <w:szCs w:val="32"/>
        </w:rPr>
      </w:pPr>
    </w:p>
    <w:p w14:paraId="08DF436B" w14:textId="760BA8AD" w:rsidR="0069326F" w:rsidRPr="0069326F" w:rsidRDefault="006705D0" w:rsidP="009E4E6F">
      <w:pPr>
        <w:pStyle w:val="Heading1"/>
        <w:ind w:left="0"/>
      </w:pPr>
      <w:commentRangeStart w:id="58"/>
      <w:r>
        <w:br/>
      </w:r>
      <w:bookmarkStart w:id="59" w:name="_Toc24719687"/>
      <w:bookmarkStart w:id="60" w:name="_Toc74879907"/>
      <w:commentRangeEnd w:id="58"/>
      <w:r w:rsidR="004E2BAB">
        <w:rPr>
          <w:lang w:val="en-US"/>
        </w:rPr>
        <w:t>ANALISIS DAN RANCANGAN SISTEM</w:t>
      </w:r>
      <w:r w:rsidR="009E4E6F">
        <w:rPr>
          <w:rStyle w:val="CommentReference"/>
          <w:rFonts w:asciiTheme="minorHAnsi" w:eastAsiaTheme="minorHAnsi" w:hAnsiTheme="minorHAnsi" w:cstheme="minorBidi"/>
          <w:b w:val="0"/>
          <w:caps w:val="0"/>
          <w:color w:val="auto"/>
        </w:rPr>
        <w:commentReference w:id="58"/>
      </w:r>
      <w:bookmarkEnd w:id="59"/>
      <w:bookmarkEnd w:id="60"/>
    </w:p>
    <w:p w14:paraId="782A0987" w14:textId="638A4985" w:rsidR="009E4E6F" w:rsidRPr="009E4E6F" w:rsidRDefault="009E4E6F" w:rsidP="009E4E6F"/>
    <w:p w14:paraId="7FBC7FF1" w14:textId="012973CF" w:rsidR="00E55130" w:rsidRPr="004E347A" w:rsidRDefault="004E2BAB" w:rsidP="0069326F">
      <w:pPr>
        <w:pStyle w:val="Heading2"/>
      </w:pPr>
      <w:bookmarkStart w:id="61" w:name="_Toc74879908"/>
      <w:r>
        <w:rPr>
          <w:lang w:val="en-US"/>
        </w:rPr>
        <w:t>Gambaran Umum Sistem Scola LMS</w:t>
      </w:r>
      <w:bookmarkEnd w:id="61"/>
    </w:p>
    <w:p w14:paraId="7C6DF9B8" w14:textId="625FC2A2" w:rsidR="00E55130" w:rsidRDefault="004E2BAB" w:rsidP="004E2BAB">
      <w:pPr>
        <w:pStyle w:val="ReportContent"/>
      </w:pPr>
      <w:r w:rsidRPr="004E2BAB">
        <w:t>Berikut beberapa fungsi utama dan fitur yang ditambahkan kedalam Sistem Informasi Marketing Scola LMS :</w:t>
      </w:r>
    </w:p>
    <w:p w14:paraId="023FA09C" w14:textId="40F42DFA" w:rsidR="004E2BAB" w:rsidRDefault="004E2BAB" w:rsidP="004E2BAB">
      <w:pPr>
        <w:pStyle w:val="ListParagraph"/>
        <w:numPr>
          <w:ilvl w:val="0"/>
          <w:numId w:val="39"/>
        </w:numPr>
        <w:rPr>
          <w:lang w:val="en-US"/>
        </w:rPr>
      </w:pPr>
      <w:r w:rsidRPr="004E2BAB">
        <w:rPr>
          <w:lang w:val="en-US"/>
        </w:rPr>
        <w:t>Terdapat 2 role yaitu superadmin, usermarketing</w:t>
      </w:r>
      <w:r>
        <w:rPr>
          <w:lang w:val="en-US"/>
        </w:rPr>
        <w:t>.</w:t>
      </w:r>
    </w:p>
    <w:p w14:paraId="75AD1493" w14:textId="16BF894B" w:rsidR="004E2BAB" w:rsidRDefault="004E2BAB" w:rsidP="004E2BAB">
      <w:pPr>
        <w:pStyle w:val="ListParagraph"/>
        <w:numPr>
          <w:ilvl w:val="0"/>
          <w:numId w:val="39"/>
        </w:numPr>
        <w:rPr>
          <w:lang w:val="en-US"/>
        </w:rPr>
      </w:pPr>
      <w:r w:rsidRPr="004E2BAB">
        <w:rPr>
          <w:lang w:val="en-US"/>
        </w:rPr>
        <w:t>Superadmin melakukan create data master &amp; history, read data master, update data master dan delete data master</w:t>
      </w:r>
      <w:r>
        <w:rPr>
          <w:lang w:val="en-US"/>
        </w:rPr>
        <w:t>.</w:t>
      </w:r>
    </w:p>
    <w:p w14:paraId="2211FDDC" w14:textId="1F8F2D12" w:rsidR="008F7F79" w:rsidRPr="00652FCD" w:rsidRDefault="00652FCD" w:rsidP="00E55130">
      <w:pPr>
        <w:pStyle w:val="ListParagraph"/>
        <w:numPr>
          <w:ilvl w:val="0"/>
          <w:numId w:val="39"/>
        </w:numPr>
        <w:rPr>
          <w:lang w:val="en-US"/>
        </w:rPr>
      </w:pPr>
      <w:r>
        <w:rPr>
          <w:noProof/>
        </w:rPr>
        <mc:AlternateContent>
          <mc:Choice Requires="wps">
            <w:drawing>
              <wp:anchor distT="0" distB="0" distL="114300" distR="114300" simplePos="0" relativeHeight="251852800" behindDoc="0" locked="0" layoutInCell="1" allowOverlap="1" wp14:anchorId="4F44CD0C" wp14:editId="3D16BF3B">
                <wp:simplePos x="0" y="0"/>
                <wp:positionH relativeFrom="column">
                  <wp:posOffset>-219710</wp:posOffset>
                </wp:positionH>
                <wp:positionV relativeFrom="paragraph">
                  <wp:posOffset>4372822</wp:posOffset>
                </wp:positionV>
                <wp:extent cx="5671185" cy="635"/>
                <wp:effectExtent l="0" t="0" r="5715" b="1905"/>
                <wp:wrapTopAndBottom/>
                <wp:docPr id="112" name="Text Box 112"/>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28CA3EC3" w14:textId="1BF691FE" w:rsidR="00763AAA" w:rsidRPr="0087401E" w:rsidRDefault="00763AAA" w:rsidP="00763AAA">
                            <w:pPr>
                              <w:pStyle w:val="Caption"/>
                              <w:rPr>
                                <w:noProof/>
                                <w:sz w:val="24"/>
                                <w:szCs w:val="24"/>
                              </w:rPr>
                            </w:pPr>
                            <w:bookmarkStart w:id="62" w:name="_Toc74879227"/>
                            <w:bookmarkStart w:id="63" w:name="_Toc74879284"/>
                            <w:r>
                              <w:t xml:space="preserve">Gambar 3. </w:t>
                            </w:r>
                            <w:fldSimple w:instr=" SEQ Gambar_3. \* ARABIC ">
                              <w:r w:rsidR="000D1760">
                                <w:rPr>
                                  <w:noProof/>
                                </w:rPr>
                                <w:t>1</w:t>
                              </w:r>
                            </w:fldSimple>
                            <w:r>
                              <w:rPr>
                                <w:lang w:val="en-US"/>
                              </w:rPr>
                              <w:t xml:space="preserve"> </w:t>
                            </w:r>
                            <w:r w:rsidRPr="00652FCD">
                              <w:rPr>
                                <w:i/>
                                <w:iCs w:val="0"/>
                                <w:lang w:val="en-US"/>
                              </w:rPr>
                              <w:t>Use Case</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CD0C" id="Text Box 112" o:spid="_x0000_s1027" type="#_x0000_t202" style="position:absolute;left:0;text-align:left;margin-left:-17.3pt;margin-top:344.3pt;width:446.5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" stroked="f">
                <v:textbox style="mso-fit-shape-to-text:t" inset="0,0,0,0">
                  <w:txbxContent>
                    <w:p w14:paraId="28CA3EC3" w14:textId="1BF691FE" w:rsidR="00763AAA" w:rsidRPr="0087401E" w:rsidRDefault="00763AAA" w:rsidP="00763AAA">
                      <w:pPr>
                        <w:pStyle w:val="Caption"/>
                        <w:rPr>
                          <w:noProof/>
                          <w:sz w:val="24"/>
                          <w:szCs w:val="24"/>
                        </w:rPr>
                      </w:pPr>
                      <w:bookmarkStart w:id="64" w:name="_Toc74879227"/>
                      <w:bookmarkStart w:id="65" w:name="_Toc74879284"/>
                      <w:r>
                        <w:t xml:space="preserve">Gambar 3. </w:t>
                      </w:r>
                      <w:fldSimple w:instr=" SEQ Gambar_3. \* ARABIC ">
                        <w:r w:rsidR="000D1760">
                          <w:rPr>
                            <w:noProof/>
                          </w:rPr>
                          <w:t>1</w:t>
                        </w:r>
                      </w:fldSimple>
                      <w:r>
                        <w:rPr>
                          <w:lang w:val="en-US"/>
                        </w:rPr>
                        <w:t xml:space="preserve"> </w:t>
                      </w:r>
                      <w:r w:rsidRPr="00652FCD">
                        <w:rPr>
                          <w:i/>
                          <w:iCs w:val="0"/>
                          <w:lang w:val="en-US"/>
                        </w:rPr>
                        <w:t>Use Case</w:t>
                      </w:r>
                      <w:bookmarkEnd w:id="64"/>
                      <w:bookmarkEnd w:id="65"/>
                    </w:p>
                  </w:txbxContent>
                </v:textbox>
                <w10:wrap type="topAndBottom"/>
              </v:shape>
            </w:pict>
          </mc:Fallback>
        </mc:AlternateContent>
      </w:r>
      <w:ins w:id="66" w:author="1772033@maranatha.ac.id" w:date="2021-06-02T21:59:00Z">
        <w:r>
          <w:rPr>
            <w:noProof/>
            <w:lang w:val="en-US"/>
          </w:rPr>
          <w:drawing>
            <wp:anchor distT="0" distB="0" distL="114300" distR="114300" simplePos="0" relativeHeight="251694080" behindDoc="1" locked="0" layoutInCell="1" allowOverlap="1" wp14:anchorId="0B833D7D" wp14:editId="18832615">
              <wp:simplePos x="0" y="0"/>
              <wp:positionH relativeFrom="margin">
                <wp:posOffset>-110067</wp:posOffset>
              </wp:positionH>
              <wp:positionV relativeFrom="paragraph">
                <wp:posOffset>445347</wp:posOffset>
              </wp:positionV>
              <wp:extent cx="5671185" cy="3971925"/>
              <wp:effectExtent l="0" t="0" r="571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71185"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4E2BAB">
        <w:rPr>
          <w:lang w:val="en-US"/>
        </w:rPr>
        <w:t>U</w:t>
      </w:r>
      <w:r w:rsidR="004E2BAB" w:rsidRPr="004E2BAB">
        <w:rPr>
          <w:lang w:val="en-US"/>
        </w:rPr>
        <w:t>sermarketing dapat mengatur create, read, update dan delete data companies, progress, lead, deal, cancel, history</w:t>
      </w:r>
      <w:r w:rsidR="00D73468">
        <w:rPr>
          <w:noProof/>
        </w:rPr>
        <mc:AlternateContent>
          <mc:Choice Requires="wps">
            <w:drawing>
              <wp:anchor distT="0" distB="0" distL="114300" distR="114300" simplePos="0" relativeHeight="251808768" behindDoc="0" locked="0" layoutInCell="1" allowOverlap="1" wp14:anchorId="048CA9E9" wp14:editId="1B915F45">
                <wp:simplePos x="0" y="0"/>
                <wp:positionH relativeFrom="column">
                  <wp:posOffset>0</wp:posOffset>
                </wp:positionH>
                <wp:positionV relativeFrom="paragraph">
                  <wp:posOffset>4364355</wp:posOffset>
                </wp:positionV>
                <wp:extent cx="567118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068AF777" w14:textId="79607EE8" w:rsidR="00D73468" w:rsidRPr="008C329A" w:rsidRDefault="00D73468" w:rsidP="00D73468">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CA9E9" id="Text Box 18" o:spid="_x0000_s1028" type="#_x0000_t202" style="position:absolute;left:0;text-align:left;margin-left:0;margin-top:343.65pt;width:446.5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oQLgIAAGY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" stroked="f">
                <v:textbox style="mso-fit-shape-to-text:t" inset="0,0,0,0">
                  <w:txbxContent>
                    <w:p w14:paraId="068AF777" w14:textId="79607EE8" w:rsidR="00D73468" w:rsidRPr="008C329A" w:rsidRDefault="00D73468" w:rsidP="00D73468">
                      <w:pPr>
                        <w:pStyle w:val="Caption"/>
                        <w:rPr>
                          <w:noProof/>
                          <w:sz w:val="24"/>
                          <w:szCs w:val="24"/>
                          <w:lang w:val="en-US"/>
                        </w:rPr>
                      </w:pPr>
                    </w:p>
                  </w:txbxContent>
                </v:textbox>
                <w10:wrap type="topAndBottom"/>
              </v:shape>
            </w:pict>
          </mc:Fallback>
        </mc:AlternateContent>
      </w:r>
    </w:p>
    <w:p w14:paraId="274497B2" w14:textId="4F60D176" w:rsidR="008F7F79" w:rsidRPr="004E347A" w:rsidRDefault="00DE74E8" w:rsidP="008F7F79">
      <w:pPr>
        <w:pStyle w:val="Heading3"/>
      </w:pPr>
      <w:bookmarkStart w:id="67" w:name="_Toc24719689"/>
      <w:bookmarkStart w:id="68" w:name="_Toc74879909"/>
      <w:r>
        <w:rPr>
          <w:lang w:val="en-US"/>
        </w:rPr>
        <w:lastRenderedPageBreak/>
        <w:t xml:space="preserve">Cara kerja </w:t>
      </w:r>
      <w:r w:rsidRPr="00652FCD">
        <w:rPr>
          <w:i/>
          <w:iCs/>
          <w:lang w:val="en-US"/>
        </w:rPr>
        <w:t>Sub Sistem</w:t>
      </w:r>
      <w:r>
        <w:rPr>
          <w:lang w:val="en-US"/>
        </w:rPr>
        <w:t xml:space="preserve"> Mengelola Sistem Informasi Marketing Scola LMS</w:t>
      </w:r>
      <w:bookmarkEnd w:id="67"/>
      <w:bookmarkEnd w:id="68"/>
    </w:p>
    <w:p w14:paraId="2C0D8C64" w14:textId="3F05B752" w:rsidR="009A41D2" w:rsidRDefault="00763AAA" w:rsidP="00DE74E8">
      <w:pPr>
        <w:ind w:firstLine="720"/>
      </w:pPr>
      <w:r>
        <w:rPr>
          <w:noProof/>
        </w:rPr>
        <mc:AlternateContent>
          <mc:Choice Requires="wps">
            <w:drawing>
              <wp:anchor distT="0" distB="0" distL="114300" distR="114300" simplePos="0" relativeHeight="251854848" behindDoc="0" locked="0" layoutInCell="1" allowOverlap="1" wp14:anchorId="75C4E2CC" wp14:editId="704965DA">
                <wp:simplePos x="0" y="0"/>
                <wp:positionH relativeFrom="column">
                  <wp:posOffset>0</wp:posOffset>
                </wp:positionH>
                <wp:positionV relativeFrom="paragraph">
                  <wp:posOffset>7740015</wp:posOffset>
                </wp:positionV>
                <wp:extent cx="560578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5605780" cy="635"/>
                        </a:xfrm>
                        <a:prstGeom prst="rect">
                          <a:avLst/>
                        </a:prstGeom>
                        <a:solidFill>
                          <a:prstClr val="white"/>
                        </a:solidFill>
                        <a:ln>
                          <a:noFill/>
                        </a:ln>
                      </wps:spPr>
                      <wps:txbx>
                        <w:txbxContent>
                          <w:p w14:paraId="3ABD2591" w14:textId="363E0958" w:rsidR="00763AAA" w:rsidRPr="009E2D14" w:rsidRDefault="00763AAA" w:rsidP="00763AAA">
                            <w:pPr>
                              <w:pStyle w:val="Caption"/>
                              <w:rPr>
                                <w:noProof/>
                                <w:sz w:val="24"/>
                                <w:szCs w:val="24"/>
                              </w:rPr>
                            </w:pPr>
                            <w:bookmarkStart w:id="69" w:name="_Toc74879228"/>
                            <w:bookmarkStart w:id="70" w:name="_Toc74879285"/>
                            <w:r>
                              <w:t xml:space="preserve">Gambar 3. </w:t>
                            </w:r>
                            <w:fldSimple w:instr=" SEQ Gambar_3. \* ARABIC ">
                              <w:r w:rsidR="000D1760">
                                <w:rPr>
                                  <w:noProof/>
                                </w:rPr>
                                <w:t>2</w:t>
                              </w:r>
                            </w:fldSimple>
                            <w:r>
                              <w:rPr>
                                <w:lang w:val="en-US"/>
                              </w:rPr>
                              <w:t xml:space="preserve"> </w:t>
                            </w:r>
                            <w:r w:rsidRPr="00652FCD">
                              <w:rPr>
                                <w:i/>
                                <w:iCs w:val="0"/>
                                <w:lang w:val="en-US"/>
                              </w:rPr>
                              <w:t>Sub Sistem</w:t>
                            </w:r>
                            <w:r>
                              <w:rPr>
                                <w:lang w:val="en-US"/>
                              </w:rPr>
                              <w:t xml:space="preserve"> Informasi Marketing Scola LMS</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4E2CC" id="Text Box 113" o:spid="_x0000_s1029" type="#_x0000_t202" style="position:absolute;left:0;text-align:left;margin-left:0;margin-top:609.45pt;width:441.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tkLgIAAGgEAAAOAAAAZHJzL2Uyb0RvYy54bWysVMFu2zAMvQ/YPwi6L05aJCu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" stroked="f">
                <v:textbox style="mso-fit-shape-to-text:t" inset="0,0,0,0">
                  <w:txbxContent>
                    <w:p w14:paraId="3ABD2591" w14:textId="363E0958" w:rsidR="00763AAA" w:rsidRPr="009E2D14" w:rsidRDefault="00763AAA" w:rsidP="00763AAA">
                      <w:pPr>
                        <w:pStyle w:val="Caption"/>
                        <w:rPr>
                          <w:noProof/>
                          <w:sz w:val="24"/>
                          <w:szCs w:val="24"/>
                        </w:rPr>
                      </w:pPr>
                      <w:bookmarkStart w:id="71" w:name="_Toc74879228"/>
                      <w:bookmarkStart w:id="72" w:name="_Toc74879285"/>
                      <w:r>
                        <w:t xml:space="preserve">Gambar 3. </w:t>
                      </w:r>
                      <w:fldSimple w:instr=" SEQ Gambar_3. \* ARABIC ">
                        <w:r w:rsidR="000D1760">
                          <w:rPr>
                            <w:noProof/>
                          </w:rPr>
                          <w:t>2</w:t>
                        </w:r>
                      </w:fldSimple>
                      <w:r>
                        <w:rPr>
                          <w:lang w:val="en-US"/>
                        </w:rPr>
                        <w:t xml:space="preserve"> </w:t>
                      </w:r>
                      <w:r w:rsidRPr="00652FCD">
                        <w:rPr>
                          <w:i/>
                          <w:iCs w:val="0"/>
                          <w:lang w:val="en-US"/>
                        </w:rPr>
                        <w:t>Sub Sistem</w:t>
                      </w:r>
                      <w:r>
                        <w:rPr>
                          <w:lang w:val="en-US"/>
                        </w:rPr>
                        <w:t xml:space="preserve"> Informasi Marketing Scola LMS</w:t>
                      </w:r>
                      <w:bookmarkEnd w:id="71"/>
                      <w:bookmarkEnd w:id="72"/>
                    </w:p>
                  </w:txbxContent>
                </v:textbox>
                <w10:wrap type="square"/>
              </v:shape>
            </w:pict>
          </mc:Fallback>
        </mc:AlternateContent>
      </w:r>
      <w:ins w:id="73" w:author="1772033@maranatha.ac.id" w:date="2021-06-02T21:54:00Z">
        <w:r w:rsidR="00204CC9">
          <w:rPr>
            <w:noProof/>
          </w:rPr>
          <w:drawing>
            <wp:anchor distT="0" distB="0" distL="114300" distR="114300" simplePos="0" relativeHeight="251696128" behindDoc="0" locked="0" layoutInCell="1" allowOverlap="1" wp14:anchorId="2E9530F1" wp14:editId="40E3B449">
              <wp:simplePos x="0" y="0"/>
              <wp:positionH relativeFrom="margin">
                <wp:align>left</wp:align>
              </wp:positionH>
              <wp:positionV relativeFrom="paragraph">
                <wp:posOffset>1902183</wp:posOffset>
              </wp:positionV>
              <wp:extent cx="5605780" cy="5883910"/>
              <wp:effectExtent l="0" t="0" r="0" b="254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07180" cy="5885802"/>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DE74E8" w:rsidRPr="00DE74E8">
        <w:t>Pada sub ini terdapat 2 user yang berperan yaitu Superadmin, Usermarketing seperti pada Gambar 3.</w:t>
      </w:r>
      <w:r w:rsidR="008F7946">
        <w:rPr>
          <w:lang w:val="en-US"/>
        </w:rPr>
        <w:t>2</w:t>
      </w:r>
      <w:r w:rsidR="00DE74E8" w:rsidRPr="00DE74E8">
        <w:t xml:space="preserve">. Fitur yang dapat dilakukan oleh </w:t>
      </w:r>
      <w:r w:rsidR="00E06BA1">
        <w:rPr>
          <w:lang w:val="en-US"/>
        </w:rPr>
        <w:t xml:space="preserve">  </w:t>
      </w:r>
      <w:r w:rsidR="00DE74E8" w:rsidRPr="00DE74E8">
        <w:t>SuperAdmin adalah CRUD (</w:t>
      </w:r>
      <w:r w:rsidR="00DE74E8" w:rsidRPr="00652FCD">
        <w:rPr>
          <w:i/>
          <w:iCs/>
        </w:rPr>
        <w:t>create, read, update, delete</w:t>
      </w:r>
      <w:r w:rsidR="00DE74E8" w:rsidRPr="00DE74E8">
        <w:t>) Data Master (Data User, Paket Layanan, Kategory Lead, Tahapan Progress) dan View data Dashboard, Companies, Progress, Lead, Deal, Cancel, History, fitur yang bisa dilakukan oleh UserMarketing adalah CRUD (</w:t>
      </w:r>
      <w:r w:rsidR="00DE74E8" w:rsidRPr="00652FCD">
        <w:rPr>
          <w:i/>
          <w:iCs/>
        </w:rPr>
        <w:t>create, read, update, delete</w:t>
      </w:r>
      <w:r w:rsidR="00DE74E8" w:rsidRPr="00DE74E8">
        <w:t xml:space="preserve">) data </w:t>
      </w:r>
      <w:r w:rsidR="00DE74E8" w:rsidRPr="00652FCD">
        <w:rPr>
          <w:i/>
          <w:iCs/>
        </w:rPr>
        <w:t>Companies</w:t>
      </w:r>
      <w:r w:rsidR="00DE74E8" w:rsidRPr="00DE74E8">
        <w:t xml:space="preserve">, </w:t>
      </w:r>
      <w:r w:rsidR="00DE74E8" w:rsidRPr="00652FCD">
        <w:rPr>
          <w:i/>
          <w:iCs/>
        </w:rPr>
        <w:t>Progress, Lead, Deal, Cancel</w:t>
      </w:r>
      <w:r w:rsidR="00DE74E8" w:rsidRPr="00DE74E8">
        <w:t xml:space="preserve"> dan </w:t>
      </w:r>
      <w:r w:rsidR="00DE74E8" w:rsidRPr="00652FCD">
        <w:rPr>
          <w:i/>
          <w:iCs/>
        </w:rPr>
        <w:t>View</w:t>
      </w:r>
      <w:r w:rsidR="00DE74E8" w:rsidRPr="00DE74E8">
        <w:t xml:space="preserve"> </w:t>
      </w:r>
      <w:r w:rsidR="00DE74E8" w:rsidRPr="00652FCD">
        <w:rPr>
          <w:i/>
          <w:iCs/>
        </w:rPr>
        <w:t>data</w:t>
      </w:r>
      <w:r w:rsidR="00DE74E8" w:rsidRPr="00DE74E8">
        <w:t xml:space="preserve"> </w:t>
      </w:r>
      <w:r w:rsidR="00DE74E8" w:rsidRPr="00652FCD">
        <w:rPr>
          <w:i/>
          <w:iCs/>
        </w:rPr>
        <w:t>Dashboard, History.</w:t>
      </w:r>
    </w:p>
    <w:p w14:paraId="5BB12321" w14:textId="12D483EC" w:rsidR="00DE74E8" w:rsidRPr="004E347A" w:rsidRDefault="00DE74E8" w:rsidP="0095040D">
      <w:pPr>
        <w:ind w:left="-142" w:firstLine="720"/>
      </w:pPr>
    </w:p>
    <w:p w14:paraId="706359FD" w14:textId="12145F96" w:rsidR="00DE74E8" w:rsidRPr="004E347A" w:rsidRDefault="00DE74E8" w:rsidP="00DE74E8"/>
    <w:p w14:paraId="73DC48D1" w14:textId="1FCE6C59" w:rsidR="00215E87" w:rsidRPr="004E347A" w:rsidRDefault="00DE74E8" w:rsidP="00215E87">
      <w:pPr>
        <w:pStyle w:val="Heading4"/>
      </w:pPr>
      <w:r>
        <w:rPr>
          <w:lang w:val="en-US"/>
        </w:rPr>
        <w:t xml:space="preserve">Cara Kerja Sub Sistem Mengelola </w:t>
      </w:r>
      <w:r w:rsidRPr="00652FCD">
        <w:rPr>
          <w:i/>
          <w:iCs w:val="0"/>
          <w:lang w:val="en-US"/>
        </w:rPr>
        <w:t>Companies</w:t>
      </w:r>
    </w:p>
    <w:p w14:paraId="02777D8F" w14:textId="2C8D1369" w:rsidR="00DE74E8" w:rsidRPr="000D1760" w:rsidRDefault="00DE74E8" w:rsidP="00B27B5B">
      <w:pPr>
        <w:ind w:firstLine="720"/>
        <w:rPr>
          <w:lang w:val="en-US"/>
        </w:rPr>
      </w:pPr>
      <w:r>
        <w:t xml:space="preserve">Salah satu fitur yang ditambahkan pada Website Scola LMS adalah Paket Layanan. Pada sub sistem ini terdapat 2 user yang berperan yaitu SuperAdmin dan UserMarketing.Cara Kerja Sub Sistem Mengelola </w:t>
      </w:r>
      <w:r w:rsidRPr="00652FCD">
        <w:rPr>
          <w:i/>
          <w:iCs/>
        </w:rPr>
        <w:t>Progress</w:t>
      </w:r>
      <w:r w:rsidR="000D1760">
        <w:rPr>
          <w:lang w:val="en-US"/>
        </w:rPr>
        <w:t>.</w:t>
      </w:r>
    </w:p>
    <w:p w14:paraId="58073C1C" w14:textId="77777777" w:rsidR="004E347A" w:rsidRPr="004E347A" w:rsidRDefault="004E347A" w:rsidP="004E347A">
      <w:pPr>
        <w:pStyle w:val="Figure"/>
      </w:pPr>
    </w:p>
    <w:p w14:paraId="2899E965" w14:textId="47A8072B" w:rsidR="00E55130" w:rsidRPr="00652FCD" w:rsidRDefault="00531F28" w:rsidP="00E55130">
      <w:pPr>
        <w:pStyle w:val="Heading2"/>
        <w:rPr>
          <w:i/>
          <w:iCs/>
          <w:lang w:val="en-US"/>
        </w:rPr>
      </w:pPr>
      <w:bookmarkStart w:id="74" w:name="_Toc74879910"/>
      <w:r w:rsidRPr="00652FCD">
        <w:rPr>
          <w:i/>
          <w:iCs/>
          <w:lang w:val="en-US"/>
        </w:rPr>
        <w:t>Activity Diagram</w:t>
      </w:r>
      <w:bookmarkEnd w:id="74"/>
    </w:p>
    <w:p w14:paraId="0B9C0BBD" w14:textId="08B98643" w:rsidR="00531F28" w:rsidRDefault="00BB6D8E" w:rsidP="0095040D">
      <w:pPr>
        <w:ind w:firstLine="709"/>
        <w:rPr>
          <w:lang w:val="en-US"/>
        </w:rPr>
      </w:pPr>
      <w:r w:rsidRPr="00BB6D8E">
        <w:rPr>
          <w:lang w:val="en-US"/>
        </w:rPr>
        <w:t xml:space="preserve">Berikut ini merupakan </w:t>
      </w:r>
      <w:r w:rsidRPr="00652FCD">
        <w:rPr>
          <w:i/>
          <w:iCs/>
          <w:lang w:val="en-US"/>
        </w:rPr>
        <w:t>activity</w:t>
      </w:r>
      <w:r w:rsidRPr="00BB6D8E">
        <w:rPr>
          <w:lang w:val="en-US"/>
        </w:rPr>
        <w:t xml:space="preserve"> diagram dari fitur-fitur yang ditambahkan pada Sistem Informasi Scola LMS untuk mendukung pengolahan data-data sekolah.</w:t>
      </w:r>
    </w:p>
    <w:p w14:paraId="50606F30" w14:textId="77777777" w:rsidR="00B27B5B" w:rsidRDefault="00B27B5B" w:rsidP="00BB6D8E">
      <w:pPr>
        <w:ind w:left="720" w:firstLine="720"/>
        <w:rPr>
          <w:lang w:val="en-US"/>
        </w:rPr>
      </w:pPr>
    </w:p>
    <w:p w14:paraId="031A7E04" w14:textId="63BB321C" w:rsidR="00BB6D8E" w:rsidRPr="00652FCD" w:rsidRDefault="00BB6D8E" w:rsidP="00BB6D8E">
      <w:pPr>
        <w:pStyle w:val="Heading3"/>
        <w:rPr>
          <w:i/>
          <w:iCs/>
          <w:lang w:val="en-US"/>
        </w:rPr>
      </w:pPr>
      <w:bookmarkStart w:id="75" w:name="_Toc74879911"/>
      <w:r w:rsidRPr="00652FCD">
        <w:rPr>
          <w:i/>
          <w:iCs/>
          <w:lang w:val="en-US"/>
        </w:rPr>
        <w:t>Activity Diagram Data Master</w:t>
      </w:r>
      <w:bookmarkEnd w:id="75"/>
    </w:p>
    <w:p w14:paraId="1FF90FDE" w14:textId="36C5F62C" w:rsidR="00BB6D8E" w:rsidRDefault="00BB6D8E" w:rsidP="00BB6D8E">
      <w:pPr>
        <w:ind w:firstLine="720"/>
        <w:rPr>
          <w:lang w:val="en-US"/>
        </w:rPr>
      </w:pPr>
      <w:r w:rsidRPr="00BB6D8E">
        <w:rPr>
          <w:lang w:val="en-US"/>
        </w:rPr>
        <w:t>Pada gambar 3.</w:t>
      </w:r>
      <w:r w:rsidR="008F7946">
        <w:rPr>
          <w:lang w:val="en-US"/>
        </w:rPr>
        <w:t>3</w:t>
      </w:r>
      <w:r w:rsidRPr="00BB6D8E">
        <w:rPr>
          <w:lang w:val="en-US"/>
        </w:rPr>
        <w:t xml:space="preserve"> menunjukan </w:t>
      </w:r>
      <w:r w:rsidRPr="0095040D">
        <w:rPr>
          <w:i/>
          <w:iCs/>
          <w:lang w:val="en-US"/>
        </w:rPr>
        <w:t>activity</w:t>
      </w:r>
      <w:r w:rsidRPr="00BB6D8E">
        <w:rPr>
          <w:lang w:val="en-US"/>
        </w:rPr>
        <w:t xml:space="preserve"> diagram proses fitur </w:t>
      </w:r>
      <w:r w:rsidRPr="0095040D">
        <w:rPr>
          <w:i/>
          <w:iCs/>
          <w:lang w:val="en-US"/>
        </w:rPr>
        <w:t>Data Master</w:t>
      </w:r>
      <w:r w:rsidRPr="00BB6D8E">
        <w:rPr>
          <w:lang w:val="en-US"/>
        </w:rPr>
        <w:t xml:space="preserve"> dan </w:t>
      </w:r>
      <w:r w:rsidRPr="0095040D">
        <w:rPr>
          <w:i/>
          <w:iCs/>
          <w:lang w:val="en-US"/>
        </w:rPr>
        <w:t>Data</w:t>
      </w:r>
      <w:r w:rsidRPr="00BB6D8E">
        <w:rPr>
          <w:lang w:val="en-US"/>
        </w:rPr>
        <w:t xml:space="preserve"> </w:t>
      </w:r>
      <w:r w:rsidRPr="0095040D">
        <w:rPr>
          <w:i/>
          <w:iCs/>
          <w:lang w:val="en-US"/>
        </w:rPr>
        <w:t>Master</w:t>
      </w:r>
      <w:r w:rsidRPr="00BB6D8E">
        <w:rPr>
          <w:lang w:val="en-US"/>
        </w:rPr>
        <w:t xml:space="preserve"> mempunyai </w:t>
      </w:r>
      <w:r w:rsidRPr="0095040D">
        <w:rPr>
          <w:i/>
          <w:iCs/>
          <w:lang w:val="en-US"/>
        </w:rPr>
        <w:t>sub</w:t>
      </w:r>
      <w:r w:rsidRPr="00BB6D8E">
        <w:rPr>
          <w:lang w:val="en-US"/>
        </w:rPr>
        <w:t xml:space="preserve"> </w:t>
      </w:r>
      <w:r w:rsidRPr="0095040D">
        <w:rPr>
          <w:i/>
          <w:iCs/>
          <w:lang w:val="en-US"/>
        </w:rPr>
        <w:t>sistem</w:t>
      </w:r>
      <w:r w:rsidRPr="00BB6D8E">
        <w:rPr>
          <w:lang w:val="en-US"/>
        </w:rPr>
        <w:t xml:space="preserve"> yaitu </w:t>
      </w:r>
      <w:r w:rsidRPr="0095040D">
        <w:rPr>
          <w:i/>
          <w:iCs/>
          <w:lang w:val="en-US"/>
        </w:rPr>
        <w:t>Data User, Paket Layanan, Kategory Lead, Tahapan Progress</w:t>
      </w:r>
      <w:r w:rsidRPr="00BB6D8E">
        <w:rPr>
          <w:lang w:val="en-US"/>
        </w:rPr>
        <w:t xml:space="preserve">. Fitur ini hanya dapat dilakukan oleh SuperAdmin. Pertama kali jika SuperAdmin akan melakukan </w:t>
      </w:r>
      <w:r w:rsidRPr="0095040D">
        <w:rPr>
          <w:i/>
          <w:iCs/>
          <w:lang w:val="en-US"/>
        </w:rPr>
        <w:t>Create, Read, Update, Delete</w:t>
      </w:r>
      <w:r w:rsidRPr="00BB6D8E">
        <w:rPr>
          <w:lang w:val="en-US"/>
        </w:rPr>
        <w:t xml:space="preserve"> (CRUD) Data User yaitu SuperAdmin menekan tombol “Tambah Data” lalu isi form tersebut jika sudah menekan tombol “Submit”. Maka akan ditampilkan hasil yang sudah dibuat, di </w:t>
      </w:r>
      <w:r w:rsidRPr="0095040D">
        <w:rPr>
          <w:i/>
          <w:iCs/>
          <w:lang w:val="en-US"/>
        </w:rPr>
        <w:t>Data</w:t>
      </w:r>
      <w:r w:rsidRPr="00BB6D8E">
        <w:rPr>
          <w:lang w:val="en-US"/>
        </w:rPr>
        <w:t xml:space="preserve"> </w:t>
      </w:r>
      <w:r w:rsidRPr="0095040D">
        <w:rPr>
          <w:i/>
          <w:iCs/>
          <w:lang w:val="en-US"/>
        </w:rPr>
        <w:t>user</w:t>
      </w:r>
      <w:r w:rsidRPr="00BB6D8E">
        <w:rPr>
          <w:lang w:val="en-US"/>
        </w:rPr>
        <w:t xml:space="preserve">. Jika SuperAdmin akan melakukan mengapus </w:t>
      </w:r>
      <w:r w:rsidRPr="0095040D">
        <w:rPr>
          <w:i/>
          <w:iCs/>
          <w:lang w:val="en-US"/>
        </w:rPr>
        <w:t>Data User</w:t>
      </w:r>
      <w:r w:rsidRPr="00BB6D8E">
        <w:rPr>
          <w:lang w:val="en-US"/>
        </w:rPr>
        <w:t xml:space="preserve"> atau mengedit </w:t>
      </w:r>
      <w:r w:rsidRPr="0095040D">
        <w:rPr>
          <w:i/>
          <w:iCs/>
          <w:lang w:val="en-US"/>
        </w:rPr>
        <w:t>Data User</w:t>
      </w:r>
      <w:r w:rsidRPr="00BB6D8E">
        <w:rPr>
          <w:lang w:val="en-US"/>
        </w:rPr>
        <w:t>, Langkah selanjutnya SuperAdmin menekan salah satu tombol “HAPUS DATA”</w:t>
      </w:r>
      <w:r w:rsidR="00416D40">
        <w:rPr>
          <w:lang w:val="en-US"/>
        </w:rPr>
        <w:t xml:space="preserve"> </w:t>
      </w:r>
      <w:r w:rsidRPr="00BB6D8E">
        <w:rPr>
          <w:lang w:val="en-US"/>
        </w:rPr>
        <w:t>&amp;</w:t>
      </w:r>
      <w:r w:rsidR="00416D40">
        <w:rPr>
          <w:lang w:val="en-US"/>
        </w:rPr>
        <w:t xml:space="preserve"> </w:t>
      </w:r>
      <w:r w:rsidRPr="00BB6D8E">
        <w:rPr>
          <w:lang w:val="en-US"/>
        </w:rPr>
        <w:t xml:space="preserve">”EDIT DATA”.perihal </w:t>
      </w:r>
      <w:r w:rsidRPr="0095040D">
        <w:rPr>
          <w:i/>
          <w:iCs/>
          <w:lang w:val="en-US"/>
        </w:rPr>
        <w:t>sub sistem</w:t>
      </w:r>
      <w:r w:rsidRPr="00BB6D8E">
        <w:rPr>
          <w:lang w:val="en-US"/>
        </w:rPr>
        <w:t xml:space="preserve"> lainnya seperti melakukan </w:t>
      </w:r>
      <w:r w:rsidRPr="0095040D">
        <w:rPr>
          <w:i/>
          <w:iCs/>
          <w:lang w:val="en-US"/>
        </w:rPr>
        <w:t>sub sistem Data User</w:t>
      </w:r>
      <w:r w:rsidRPr="00BB6D8E">
        <w:rPr>
          <w:lang w:val="en-US"/>
        </w:rPr>
        <w:t>.</w:t>
      </w:r>
    </w:p>
    <w:p w14:paraId="2F24BBF0" w14:textId="685AE5E9" w:rsidR="00BB6D8E" w:rsidRDefault="008A5135" w:rsidP="00BB6D8E">
      <w:pPr>
        <w:ind w:firstLine="720"/>
        <w:rPr>
          <w:lang w:val="en-US"/>
        </w:rPr>
      </w:pPr>
      <w:r>
        <w:rPr>
          <w:noProof/>
        </w:rPr>
        <w:lastRenderedPageBreak/>
        <mc:AlternateContent>
          <mc:Choice Requires="wps">
            <w:drawing>
              <wp:anchor distT="0" distB="0" distL="114300" distR="114300" simplePos="0" relativeHeight="251814912" behindDoc="0" locked="0" layoutInCell="1" allowOverlap="1" wp14:anchorId="03786DEA" wp14:editId="518CFDA8">
                <wp:simplePos x="0" y="0"/>
                <wp:positionH relativeFrom="column">
                  <wp:posOffset>0</wp:posOffset>
                </wp:positionH>
                <wp:positionV relativeFrom="paragraph">
                  <wp:posOffset>4683125</wp:posOffset>
                </wp:positionV>
                <wp:extent cx="52578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209C76EF" w14:textId="6AFAACCC" w:rsidR="008A5135" w:rsidRPr="00AF717D" w:rsidRDefault="008A5135" w:rsidP="008A5135">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86DEA" id="Text Box 34" o:spid="_x0000_s1030" type="#_x0000_t202" style="position:absolute;left:0;text-align:left;margin-left:0;margin-top:368.75pt;width:41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cw5Lg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zkTMr&#10;DGm0U11gn6Fj5CJ+WudzSts6Sgwd+Unnwe/JGWF3FZr4JUCM4sT0+cpurCbJOZvOPt2NKSQpdnsz&#10;iz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" stroked="f">
                <v:textbox style="mso-fit-shape-to-text:t" inset="0,0,0,0">
                  <w:txbxContent>
                    <w:p w14:paraId="209C76EF" w14:textId="6AFAACCC" w:rsidR="008A5135" w:rsidRPr="00AF717D" w:rsidRDefault="008A5135" w:rsidP="008A5135">
                      <w:pPr>
                        <w:pStyle w:val="Caption"/>
                        <w:rPr>
                          <w:noProof/>
                          <w:sz w:val="24"/>
                          <w:szCs w:val="24"/>
                          <w:lang w:val="en-US"/>
                        </w:rPr>
                      </w:pPr>
                    </w:p>
                  </w:txbxContent>
                </v:textbox>
                <w10:wrap type="topAndBottom"/>
              </v:shape>
            </w:pict>
          </mc:Fallback>
        </mc:AlternateContent>
      </w:r>
      <w:r w:rsidR="00763AAA">
        <w:rPr>
          <w:noProof/>
        </w:rPr>
        <mc:AlternateContent>
          <mc:Choice Requires="wps">
            <w:drawing>
              <wp:anchor distT="0" distB="0" distL="114300" distR="114300" simplePos="0" relativeHeight="251856896" behindDoc="0" locked="0" layoutInCell="1" allowOverlap="1" wp14:anchorId="0232FA6F" wp14:editId="331D9B95">
                <wp:simplePos x="0" y="0"/>
                <wp:positionH relativeFrom="column">
                  <wp:posOffset>0</wp:posOffset>
                </wp:positionH>
                <wp:positionV relativeFrom="paragraph">
                  <wp:posOffset>4683125</wp:posOffset>
                </wp:positionV>
                <wp:extent cx="5257800"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336F8053" w14:textId="446EDD2A" w:rsidR="00763AAA" w:rsidRPr="00E0647B" w:rsidRDefault="00763AAA" w:rsidP="00763AAA">
                            <w:pPr>
                              <w:pStyle w:val="Caption"/>
                              <w:rPr>
                                <w:noProof/>
                                <w:sz w:val="24"/>
                                <w:szCs w:val="24"/>
                              </w:rPr>
                            </w:pPr>
                            <w:bookmarkStart w:id="76" w:name="_Toc74879229"/>
                            <w:bookmarkStart w:id="77" w:name="_Toc74879286"/>
                            <w:r>
                              <w:t xml:space="preserve">Gambar 3. </w:t>
                            </w:r>
                            <w:fldSimple w:instr=" SEQ Gambar_3. \* ARABIC ">
                              <w:r w:rsidR="000D1760">
                                <w:rPr>
                                  <w:noProof/>
                                </w:rPr>
                                <w:t>3</w:t>
                              </w:r>
                            </w:fldSimple>
                            <w:r>
                              <w:rPr>
                                <w:lang w:val="en-US"/>
                              </w:rPr>
                              <w:t xml:space="preserve"> </w:t>
                            </w:r>
                            <w:r>
                              <w:rPr>
                                <w:i/>
                                <w:iCs w:val="0"/>
                                <w:lang w:val="en-US"/>
                              </w:rPr>
                              <w:t>Activity Diagram Data Master</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2FA6F" id="Text Box 114" o:spid="_x0000_s1031" type="#_x0000_t202" style="position:absolute;left:0;text-align:left;margin-left:0;margin-top:368.75pt;width:41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" stroked="f">
                <v:textbox style="mso-fit-shape-to-text:t" inset="0,0,0,0">
                  <w:txbxContent>
                    <w:p w14:paraId="336F8053" w14:textId="446EDD2A" w:rsidR="00763AAA" w:rsidRPr="00E0647B" w:rsidRDefault="00763AAA" w:rsidP="00763AAA">
                      <w:pPr>
                        <w:pStyle w:val="Caption"/>
                        <w:rPr>
                          <w:noProof/>
                          <w:sz w:val="24"/>
                          <w:szCs w:val="24"/>
                        </w:rPr>
                      </w:pPr>
                      <w:bookmarkStart w:id="78" w:name="_Toc74879229"/>
                      <w:bookmarkStart w:id="79" w:name="_Toc74879286"/>
                      <w:r>
                        <w:t xml:space="preserve">Gambar 3. </w:t>
                      </w:r>
                      <w:fldSimple w:instr=" SEQ Gambar_3. \* ARABIC ">
                        <w:r w:rsidR="000D1760">
                          <w:rPr>
                            <w:noProof/>
                          </w:rPr>
                          <w:t>3</w:t>
                        </w:r>
                      </w:fldSimple>
                      <w:r>
                        <w:rPr>
                          <w:lang w:val="en-US"/>
                        </w:rPr>
                        <w:t xml:space="preserve"> </w:t>
                      </w:r>
                      <w:r>
                        <w:rPr>
                          <w:i/>
                          <w:iCs w:val="0"/>
                          <w:lang w:val="en-US"/>
                        </w:rPr>
                        <w:t>Activity Diagram Data Master</w:t>
                      </w:r>
                      <w:bookmarkEnd w:id="78"/>
                      <w:bookmarkEnd w:id="79"/>
                    </w:p>
                  </w:txbxContent>
                </v:textbox>
                <w10:wrap type="topAndBottom"/>
              </v:shape>
            </w:pict>
          </mc:Fallback>
        </mc:AlternateContent>
      </w:r>
      <w:ins w:id="80" w:author="1772033@maranatha.ac.id" w:date="2021-06-02T23:37:00Z">
        <w:r w:rsidR="00BB6D8E">
          <w:rPr>
            <w:noProof/>
            <w:lang w:val="en-US"/>
          </w:rPr>
          <w:drawing>
            <wp:anchor distT="0" distB="0" distL="114300" distR="114300" simplePos="0" relativeHeight="251698176" behindDoc="0" locked="0" layoutInCell="1" allowOverlap="1" wp14:anchorId="5D8B2E31" wp14:editId="70A35D8A">
              <wp:simplePos x="0" y="0"/>
              <wp:positionH relativeFrom="column">
                <wp:posOffset>0</wp:posOffset>
              </wp:positionH>
              <wp:positionV relativeFrom="paragraph">
                <wp:posOffset>260985</wp:posOffset>
              </wp:positionV>
              <wp:extent cx="5257800" cy="43649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57800" cy="43649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71FD861" w14:textId="29D0ED1B" w:rsidR="00BB6D8E" w:rsidRDefault="00BB6D8E" w:rsidP="00BB6D8E">
      <w:pPr>
        <w:rPr>
          <w:lang w:val="en-US"/>
        </w:rPr>
      </w:pPr>
    </w:p>
    <w:p w14:paraId="6722E9FF" w14:textId="5611216A" w:rsidR="00BB6D8E" w:rsidRPr="0095040D" w:rsidRDefault="00BB6D8E" w:rsidP="00BB6D8E">
      <w:pPr>
        <w:pStyle w:val="Heading3"/>
        <w:rPr>
          <w:i/>
          <w:iCs/>
          <w:lang w:val="en-US"/>
        </w:rPr>
      </w:pPr>
      <w:bookmarkStart w:id="81" w:name="_Toc74879912"/>
      <w:r w:rsidRPr="0095040D">
        <w:rPr>
          <w:i/>
          <w:iCs/>
          <w:lang w:val="en-US"/>
        </w:rPr>
        <w:t>Activity Diagram Data Companies</w:t>
      </w:r>
      <w:bookmarkEnd w:id="81"/>
    </w:p>
    <w:p w14:paraId="6A3BB66C" w14:textId="012F3A8F" w:rsidR="00BB6D8E" w:rsidRPr="000D1760" w:rsidRDefault="00BB6D8E" w:rsidP="00BB6D8E">
      <w:pPr>
        <w:ind w:firstLine="720"/>
        <w:rPr>
          <w:lang w:val="en-US"/>
        </w:rPr>
      </w:pPr>
      <w:r w:rsidRPr="00BB6D8E">
        <w:rPr>
          <w:lang w:val="en-US"/>
        </w:rPr>
        <w:t xml:space="preserve">Pada Gambar 3.6 menunjukan </w:t>
      </w:r>
      <w:r w:rsidRPr="008F7946">
        <w:rPr>
          <w:i/>
          <w:iCs/>
          <w:lang w:val="en-US"/>
        </w:rPr>
        <w:t>activity diagram</w:t>
      </w:r>
      <w:r w:rsidRPr="00BB6D8E">
        <w:rPr>
          <w:lang w:val="en-US"/>
        </w:rPr>
        <w:t xml:space="preserve"> proses fitur </w:t>
      </w:r>
      <w:r w:rsidRPr="00AB7DA1">
        <w:rPr>
          <w:i/>
          <w:iCs/>
          <w:lang w:val="en-US"/>
        </w:rPr>
        <w:t>Companies</w:t>
      </w:r>
      <w:r w:rsidRPr="00BB6D8E">
        <w:rPr>
          <w:lang w:val="en-US"/>
        </w:rPr>
        <w:t>.</w:t>
      </w:r>
      <w:r w:rsidR="00AB7DA1">
        <w:rPr>
          <w:lang w:val="en-US"/>
        </w:rPr>
        <w:t xml:space="preserve"> </w:t>
      </w:r>
      <w:r w:rsidRPr="00BB6D8E">
        <w:rPr>
          <w:lang w:val="en-US"/>
        </w:rPr>
        <w:t>Fitur ini dilakukan oleh UserMarketing. Pertama kali jika UserMarketing akan melakukan CRUD</w:t>
      </w:r>
      <w:r w:rsidR="00AB7DA1">
        <w:rPr>
          <w:lang w:val="en-US"/>
        </w:rPr>
        <w:t xml:space="preserve"> </w:t>
      </w:r>
      <w:r w:rsidRPr="00BB6D8E">
        <w:rPr>
          <w:lang w:val="en-US"/>
        </w:rPr>
        <w:t>(</w:t>
      </w:r>
      <w:r w:rsidRPr="00AB7DA1">
        <w:rPr>
          <w:i/>
          <w:iCs/>
          <w:lang w:val="en-US"/>
        </w:rPr>
        <w:t>Cread, Read, Update, Delete</w:t>
      </w:r>
      <w:r w:rsidRPr="00BB6D8E">
        <w:rPr>
          <w:lang w:val="en-US"/>
        </w:rPr>
        <w:t xml:space="preserve">) </w:t>
      </w:r>
      <w:r w:rsidRPr="00AB7DA1">
        <w:rPr>
          <w:i/>
          <w:iCs/>
          <w:lang w:val="en-US"/>
        </w:rPr>
        <w:t>Data</w:t>
      </w:r>
      <w:r w:rsidRPr="00BB6D8E">
        <w:rPr>
          <w:lang w:val="en-US"/>
        </w:rPr>
        <w:t xml:space="preserve"> </w:t>
      </w:r>
      <w:r w:rsidRPr="00AB7DA1">
        <w:rPr>
          <w:i/>
          <w:iCs/>
          <w:lang w:val="en-US"/>
        </w:rPr>
        <w:t>Companies</w:t>
      </w:r>
      <w:r w:rsidRPr="00BB6D8E">
        <w:rPr>
          <w:lang w:val="en-US"/>
        </w:rPr>
        <w:t xml:space="preserve"> yaitu UserMarketing menekan tombol “TAMBAH DATA” lalu isi </w:t>
      </w:r>
      <w:r w:rsidRPr="00C578FF">
        <w:rPr>
          <w:i/>
          <w:iCs/>
          <w:lang w:val="en-US"/>
        </w:rPr>
        <w:t>form</w:t>
      </w:r>
      <w:r w:rsidRPr="00BB6D8E">
        <w:rPr>
          <w:lang w:val="en-US"/>
        </w:rPr>
        <w:t xml:space="preserve"> yang akan dibuat jika sudah UserMarketing menekan tombol “</w:t>
      </w:r>
      <w:r w:rsidRPr="00416D40">
        <w:rPr>
          <w:i/>
          <w:iCs/>
          <w:lang w:val="en-US"/>
        </w:rPr>
        <w:t>SUMBIT</w:t>
      </w:r>
      <w:r w:rsidRPr="00BB6D8E">
        <w:rPr>
          <w:lang w:val="en-US"/>
        </w:rPr>
        <w:t xml:space="preserve">” makan isi </w:t>
      </w:r>
      <w:r w:rsidRPr="00AB7DA1">
        <w:rPr>
          <w:i/>
          <w:iCs/>
          <w:lang w:val="en-US"/>
        </w:rPr>
        <w:t>form</w:t>
      </w:r>
      <w:r w:rsidRPr="00BB6D8E">
        <w:rPr>
          <w:lang w:val="en-US"/>
        </w:rPr>
        <w:t xml:space="preserve"> yang sudah dibuat akan mucul. Jika UserMarketing melakukan hapus data atau mengedit data, UserMarketing hanya menekan tombol “HAPUS DATA” atau “EDIT DATA” yang ada ditampilan </w:t>
      </w:r>
      <w:r w:rsidRPr="00AB7DA1">
        <w:rPr>
          <w:i/>
          <w:iCs/>
          <w:lang w:val="en-US"/>
        </w:rPr>
        <w:t xml:space="preserve">menu </w:t>
      </w:r>
      <w:r w:rsidRPr="007C34D8">
        <w:rPr>
          <w:lang w:val="en-US"/>
        </w:rPr>
        <w:t>utama</w:t>
      </w:r>
      <w:r w:rsidRPr="00AB7DA1">
        <w:rPr>
          <w:i/>
          <w:iCs/>
          <w:lang w:val="en-US"/>
        </w:rPr>
        <w:t xml:space="preserve"> Data Companies</w:t>
      </w:r>
      <w:r w:rsidR="000D1760">
        <w:rPr>
          <w:lang w:val="en-US"/>
        </w:rPr>
        <w:t>.</w:t>
      </w:r>
    </w:p>
    <w:p w14:paraId="565502BA" w14:textId="47A338F7" w:rsidR="00BB6D8E" w:rsidRPr="00BB6D8E" w:rsidRDefault="00BB6D8E" w:rsidP="00BB6D8E">
      <w:pPr>
        <w:ind w:firstLine="720"/>
        <w:rPr>
          <w:lang w:val="en-US"/>
        </w:rPr>
      </w:pPr>
    </w:p>
    <w:p w14:paraId="26911EAB" w14:textId="79D3C212" w:rsidR="00840F34" w:rsidRDefault="00763AAA" w:rsidP="00840F34">
      <w:pPr>
        <w:pStyle w:val="Heading3"/>
        <w:numPr>
          <w:ilvl w:val="0"/>
          <w:numId w:val="0"/>
        </w:numPr>
        <w:rPr>
          <w:i/>
          <w:iCs/>
          <w:lang w:val="en-US"/>
        </w:rPr>
      </w:pPr>
      <w:bookmarkStart w:id="82" w:name="_Toc74879913"/>
      <w:r w:rsidRPr="0095040D">
        <w:rPr>
          <w:i/>
          <w:iCs/>
          <w:noProof/>
        </w:rPr>
        <w:lastRenderedPageBreak/>
        <mc:AlternateContent>
          <mc:Choice Requires="wps">
            <w:drawing>
              <wp:anchor distT="0" distB="0" distL="114300" distR="114300" simplePos="0" relativeHeight="251858944" behindDoc="0" locked="0" layoutInCell="1" allowOverlap="1" wp14:anchorId="727F1633" wp14:editId="33FE4C22">
                <wp:simplePos x="0" y="0"/>
                <wp:positionH relativeFrom="column">
                  <wp:posOffset>152400</wp:posOffset>
                </wp:positionH>
                <wp:positionV relativeFrom="paragraph">
                  <wp:posOffset>5369560</wp:posOffset>
                </wp:positionV>
                <wp:extent cx="5225415"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1B9F5675" w14:textId="02BCB7D8" w:rsidR="00763AAA" w:rsidRPr="00156D54" w:rsidRDefault="00763AAA" w:rsidP="00763AAA">
                            <w:pPr>
                              <w:pStyle w:val="Caption"/>
                              <w:rPr>
                                <w:noProof/>
                                <w:lang w:val="en-US"/>
                              </w:rPr>
                            </w:pPr>
                            <w:bookmarkStart w:id="83" w:name="_Toc74879230"/>
                            <w:bookmarkStart w:id="84" w:name="_Toc74879287"/>
                            <w:r>
                              <w:t xml:space="preserve">Gambar 3. </w:t>
                            </w:r>
                            <w:fldSimple w:instr=" SEQ Gambar_3. \* ARABIC ">
                              <w:r w:rsidR="000D1760">
                                <w:rPr>
                                  <w:noProof/>
                                </w:rPr>
                                <w:t>4</w:t>
                              </w:r>
                            </w:fldSimple>
                            <w:r>
                              <w:rPr>
                                <w:lang w:val="en-US"/>
                              </w:rPr>
                              <w:t xml:space="preserve"> </w:t>
                            </w:r>
                            <w:r>
                              <w:rPr>
                                <w:i/>
                                <w:iCs w:val="0"/>
                                <w:lang w:val="en-US"/>
                              </w:rPr>
                              <w:t>Activity Diagram Companies</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F1633" id="Text Box 116" o:spid="_x0000_s1032" type="#_x0000_t202" style="position:absolute;left:0;text-align:left;margin-left:12pt;margin-top:422.8pt;width:411.4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jhELgIAAGg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" stroked="f">
                <v:textbox style="mso-fit-shape-to-text:t" inset="0,0,0,0">
                  <w:txbxContent>
                    <w:p w14:paraId="1B9F5675" w14:textId="02BCB7D8" w:rsidR="00763AAA" w:rsidRPr="00156D54" w:rsidRDefault="00763AAA" w:rsidP="00763AAA">
                      <w:pPr>
                        <w:pStyle w:val="Caption"/>
                        <w:rPr>
                          <w:noProof/>
                          <w:lang w:val="en-US"/>
                        </w:rPr>
                      </w:pPr>
                      <w:bookmarkStart w:id="85" w:name="_Toc74879230"/>
                      <w:bookmarkStart w:id="86" w:name="_Toc74879287"/>
                      <w:r>
                        <w:t xml:space="preserve">Gambar 3. </w:t>
                      </w:r>
                      <w:fldSimple w:instr=" SEQ Gambar_3. \* ARABIC ">
                        <w:r w:rsidR="000D1760">
                          <w:rPr>
                            <w:noProof/>
                          </w:rPr>
                          <w:t>4</w:t>
                        </w:r>
                      </w:fldSimple>
                      <w:r>
                        <w:rPr>
                          <w:lang w:val="en-US"/>
                        </w:rPr>
                        <w:t xml:space="preserve"> </w:t>
                      </w:r>
                      <w:r>
                        <w:rPr>
                          <w:i/>
                          <w:iCs w:val="0"/>
                          <w:lang w:val="en-US"/>
                        </w:rPr>
                        <w:t>Activity Diagram Companies</w:t>
                      </w:r>
                      <w:bookmarkEnd w:id="85"/>
                      <w:bookmarkEnd w:id="86"/>
                    </w:p>
                  </w:txbxContent>
                </v:textbox>
                <w10:wrap type="topAndBottom"/>
              </v:shape>
            </w:pict>
          </mc:Fallback>
        </mc:AlternateContent>
      </w:r>
      <w:ins w:id="87" w:author="1772033@maranatha.ac.id" w:date="2021-06-03T00:13:00Z">
        <w:r w:rsidR="00BB6D8E" w:rsidRPr="0095040D">
          <w:rPr>
            <w:i/>
            <w:iCs/>
            <w:noProof/>
            <w:lang w:val="en-US"/>
          </w:rPr>
          <w:drawing>
            <wp:anchor distT="0" distB="0" distL="114300" distR="114300" simplePos="0" relativeHeight="251700224" behindDoc="0" locked="0" layoutInCell="1" allowOverlap="1" wp14:anchorId="0EBE6780" wp14:editId="172EECA4">
              <wp:simplePos x="0" y="0"/>
              <wp:positionH relativeFrom="column">
                <wp:posOffset>152400</wp:posOffset>
              </wp:positionH>
              <wp:positionV relativeFrom="paragraph">
                <wp:posOffset>-182</wp:posOffset>
              </wp:positionV>
              <wp:extent cx="5225415" cy="53124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25415" cy="5312410"/>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82"/>
    </w:p>
    <w:p w14:paraId="3FF7010F" w14:textId="018C7257" w:rsidR="00BB6D8E" w:rsidRPr="0095040D" w:rsidRDefault="00840F34" w:rsidP="00BB6D8E">
      <w:pPr>
        <w:pStyle w:val="Heading3"/>
        <w:rPr>
          <w:i/>
          <w:iCs/>
          <w:lang w:val="en-US"/>
        </w:rPr>
      </w:pPr>
      <w:bookmarkStart w:id="88" w:name="_Toc74879914"/>
      <w:r>
        <w:rPr>
          <w:i/>
          <w:iCs/>
          <w:lang w:val="en-US"/>
        </w:rPr>
        <w:t>Ac</w:t>
      </w:r>
      <w:r w:rsidR="00BB6D8E" w:rsidRPr="0095040D">
        <w:rPr>
          <w:i/>
          <w:iCs/>
          <w:lang w:val="en-US"/>
        </w:rPr>
        <w:t>tivity Diagram Data Progress</w:t>
      </w:r>
      <w:bookmarkEnd w:id="88"/>
    </w:p>
    <w:p w14:paraId="2EFD1E00" w14:textId="1487DCCE" w:rsidR="00BB6D8E" w:rsidRPr="000D1760" w:rsidRDefault="00BB6D8E" w:rsidP="00BB6D8E">
      <w:pPr>
        <w:ind w:firstLine="720"/>
        <w:rPr>
          <w:lang w:val="en-US"/>
        </w:rPr>
      </w:pPr>
      <w:r w:rsidRPr="00BB6D8E">
        <w:rPr>
          <w:lang w:val="en-US"/>
        </w:rPr>
        <w:t>Pada Gambar 3.</w:t>
      </w:r>
      <w:r w:rsidR="00A01102">
        <w:rPr>
          <w:lang w:val="en-US"/>
        </w:rPr>
        <w:t>5</w:t>
      </w:r>
      <w:r w:rsidRPr="00BB6D8E">
        <w:rPr>
          <w:lang w:val="en-US"/>
        </w:rPr>
        <w:t xml:space="preserve"> menunjukan </w:t>
      </w:r>
      <w:r w:rsidRPr="00A01102">
        <w:rPr>
          <w:i/>
          <w:iCs/>
          <w:lang w:val="en-US"/>
        </w:rPr>
        <w:t>activity</w:t>
      </w:r>
      <w:r w:rsidRPr="00BB6D8E">
        <w:rPr>
          <w:lang w:val="en-US"/>
        </w:rPr>
        <w:t xml:space="preserve"> </w:t>
      </w:r>
      <w:r w:rsidRPr="00A01102">
        <w:rPr>
          <w:i/>
          <w:iCs/>
          <w:lang w:val="en-US"/>
        </w:rPr>
        <w:t>diagram</w:t>
      </w:r>
      <w:r w:rsidRPr="00BB6D8E">
        <w:rPr>
          <w:lang w:val="en-US"/>
        </w:rPr>
        <w:t xml:space="preserve"> proses fitur Progress.</w:t>
      </w:r>
      <w:r w:rsidR="00416D40">
        <w:rPr>
          <w:lang w:val="en-US"/>
        </w:rPr>
        <w:t xml:space="preserve"> </w:t>
      </w:r>
      <w:r w:rsidRPr="00BB6D8E">
        <w:rPr>
          <w:lang w:val="en-US"/>
        </w:rPr>
        <w:t>Fitur ini dilakukan oleh UserMarketing.</w:t>
      </w:r>
      <w:r w:rsidR="00416D40">
        <w:rPr>
          <w:lang w:val="en-US"/>
        </w:rPr>
        <w:t xml:space="preserve"> </w:t>
      </w:r>
      <w:r w:rsidRPr="00BB6D8E">
        <w:rPr>
          <w:lang w:val="en-US"/>
        </w:rPr>
        <w:t>Pertama kali jika UserMarketing akan melakukan CRUD</w:t>
      </w:r>
      <w:r w:rsidR="00416D40">
        <w:rPr>
          <w:lang w:val="en-US"/>
        </w:rPr>
        <w:t xml:space="preserve"> </w:t>
      </w:r>
      <w:r w:rsidRPr="00BB6D8E">
        <w:rPr>
          <w:lang w:val="en-US"/>
        </w:rPr>
        <w:t>(</w:t>
      </w:r>
      <w:r w:rsidRPr="00416D40">
        <w:rPr>
          <w:i/>
          <w:iCs/>
          <w:lang w:val="en-US"/>
        </w:rPr>
        <w:t>Cread, Read, Update, Delete) Data Progress</w:t>
      </w:r>
      <w:r w:rsidRPr="00BB6D8E">
        <w:rPr>
          <w:lang w:val="en-US"/>
        </w:rPr>
        <w:t xml:space="preserve"> yaitu UserMarketing menekan tombol “TAMBAH DATA” lalu isi</w:t>
      </w:r>
      <w:r w:rsidR="00C578FF">
        <w:rPr>
          <w:lang w:val="en-US"/>
        </w:rPr>
        <w:t xml:space="preserve"> </w:t>
      </w:r>
      <w:r w:rsidRPr="00416D40">
        <w:rPr>
          <w:i/>
          <w:iCs/>
          <w:lang w:val="en-US"/>
        </w:rPr>
        <w:t>form</w:t>
      </w:r>
      <w:r w:rsidRPr="00BB6D8E">
        <w:rPr>
          <w:lang w:val="en-US"/>
        </w:rPr>
        <w:t xml:space="preserve"> yang akan dibuat jika sudah UserMarketing menekan tombol “</w:t>
      </w:r>
      <w:r w:rsidRPr="00416D40">
        <w:rPr>
          <w:i/>
          <w:iCs/>
          <w:lang w:val="en-US"/>
        </w:rPr>
        <w:t>SUMBIT</w:t>
      </w:r>
      <w:r w:rsidRPr="00BB6D8E">
        <w:rPr>
          <w:lang w:val="en-US"/>
        </w:rPr>
        <w:t xml:space="preserve">” makan isi </w:t>
      </w:r>
      <w:r w:rsidRPr="00E4658C">
        <w:rPr>
          <w:i/>
          <w:iCs/>
          <w:lang w:val="en-US"/>
        </w:rPr>
        <w:t>form</w:t>
      </w:r>
      <w:r w:rsidRPr="00BB6D8E">
        <w:rPr>
          <w:lang w:val="en-US"/>
        </w:rPr>
        <w:t xml:space="preserve"> yang sudah dibuat akan mucul. Jika UserMarketing melakukan hapus data atau mengedit data, UserMarketing hanya menekan tombol “HAPUS DATA” atau “EDIT DATA” yang ada ditampilan </w:t>
      </w:r>
      <w:r w:rsidRPr="00E4658C">
        <w:rPr>
          <w:i/>
          <w:iCs/>
          <w:lang w:val="en-US"/>
        </w:rPr>
        <w:t>menu</w:t>
      </w:r>
      <w:r w:rsidRPr="00BB6D8E">
        <w:rPr>
          <w:lang w:val="en-US"/>
        </w:rPr>
        <w:t xml:space="preserve"> utama </w:t>
      </w:r>
      <w:r w:rsidRPr="00E4658C">
        <w:rPr>
          <w:i/>
          <w:iCs/>
          <w:lang w:val="en-US"/>
        </w:rPr>
        <w:t>Data</w:t>
      </w:r>
      <w:r w:rsidRPr="00BB6D8E">
        <w:rPr>
          <w:lang w:val="en-US"/>
        </w:rPr>
        <w:t xml:space="preserve"> </w:t>
      </w:r>
      <w:r w:rsidRPr="00E4658C">
        <w:rPr>
          <w:i/>
          <w:iCs/>
          <w:lang w:val="en-US"/>
        </w:rPr>
        <w:t>Progress</w:t>
      </w:r>
      <w:r w:rsidR="000D1760">
        <w:rPr>
          <w:lang w:val="en-US"/>
        </w:rPr>
        <w:t>.</w:t>
      </w:r>
    </w:p>
    <w:p w14:paraId="176BC4D8" w14:textId="1C6B577B" w:rsidR="002C276C" w:rsidRDefault="00763AAA" w:rsidP="002C276C">
      <w:pPr>
        <w:pStyle w:val="Heading3"/>
        <w:numPr>
          <w:ilvl w:val="0"/>
          <w:numId w:val="0"/>
        </w:numPr>
        <w:rPr>
          <w:lang w:val="en-US"/>
        </w:rPr>
      </w:pPr>
      <w:bookmarkStart w:id="89" w:name="_Toc74879915"/>
      <w:r>
        <w:rPr>
          <w:noProof/>
        </w:rPr>
        <w:lastRenderedPageBreak/>
        <mc:AlternateContent>
          <mc:Choice Requires="wps">
            <w:drawing>
              <wp:anchor distT="0" distB="0" distL="114300" distR="114300" simplePos="0" relativeHeight="251860992" behindDoc="0" locked="0" layoutInCell="1" allowOverlap="1" wp14:anchorId="0E6E139A" wp14:editId="1BD2415A">
                <wp:simplePos x="0" y="0"/>
                <wp:positionH relativeFrom="column">
                  <wp:posOffset>184785</wp:posOffset>
                </wp:positionH>
                <wp:positionV relativeFrom="paragraph">
                  <wp:posOffset>5391150</wp:posOffset>
                </wp:positionV>
                <wp:extent cx="5225415"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5044C183" w14:textId="119599AD" w:rsidR="00763AAA" w:rsidRPr="006008EA" w:rsidRDefault="00763AAA" w:rsidP="00763AAA">
                            <w:pPr>
                              <w:pStyle w:val="Caption"/>
                              <w:rPr>
                                <w:noProof/>
                                <w:lang w:val="en-US"/>
                              </w:rPr>
                            </w:pPr>
                            <w:bookmarkStart w:id="90" w:name="_Toc74879231"/>
                            <w:bookmarkStart w:id="91" w:name="_Toc74879288"/>
                            <w:r>
                              <w:t xml:space="preserve">Gambar 3. </w:t>
                            </w:r>
                            <w:fldSimple w:instr=" SEQ Gambar_3. \* ARABIC ">
                              <w:r w:rsidR="000D1760">
                                <w:rPr>
                                  <w:noProof/>
                                </w:rPr>
                                <w:t>5</w:t>
                              </w:r>
                            </w:fldSimple>
                            <w:r>
                              <w:rPr>
                                <w:lang w:val="en-US"/>
                              </w:rPr>
                              <w:t xml:space="preserve"> </w:t>
                            </w:r>
                            <w:r>
                              <w:rPr>
                                <w:i/>
                                <w:iCs w:val="0"/>
                                <w:lang w:val="en-US"/>
                              </w:rPr>
                              <w:t>Activity Diagram Progress</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E139A" id="Text Box 117" o:spid="_x0000_s1033" type="#_x0000_t202" style="position:absolute;left:0;text-align:left;margin-left:14.55pt;margin-top:424.5pt;width:411.4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" stroked="f">
                <v:textbox style="mso-fit-shape-to-text:t" inset="0,0,0,0">
                  <w:txbxContent>
                    <w:p w14:paraId="5044C183" w14:textId="119599AD" w:rsidR="00763AAA" w:rsidRPr="006008EA" w:rsidRDefault="00763AAA" w:rsidP="00763AAA">
                      <w:pPr>
                        <w:pStyle w:val="Caption"/>
                        <w:rPr>
                          <w:noProof/>
                          <w:lang w:val="en-US"/>
                        </w:rPr>
                      </w:pPr>
                      <w:bookmarkStart w:id="92" w:name="_Toc74879231"/>
                      <w:bookmarkStart w:id="93" w:name="_Toc74879288"/>
                      <w:r>
                        <w:t xml:space="preserve">Gambar 3. </w:t>
                      </w:r>
                      <w:fldSimple w:instr=" SEQ Gambar_3. \* ARABIC ">
                        <w:r w:rsidR="000D1760">
                          <w:rPr>
                            <w:noProof/>
                          </w:rPr>
                          <w:t>5</w:t>
                        </w:r>
                      </w:fldSimple>
                      <w:r>
                        <w:rPr>
                          <w:lang w:val="en-US"/>
                        </w:rPr>
                        <w:t xml:space="preserve"> </w:t>
                      </w:r>
                      <w:r>
                        <w:rPr>
                          <w:i/>
                          <w:iCs w:val="0"/>
                          <w:lang w:val="en-US"/>
                        </w:rPr>
                        <w:t>Activity Diagram Progress</w:t>
                      </w:r>
                      <w:bookmarkEnd w:id="92"/>
                      <w:bookmarkEnd w:id="93"/>
                    </w:p>
                  </w:txbxContent>
                </v:textbox>
                <w10:wrap type="topAndBottom"/>
              </v:shape>
            </w:pict>
          </mc:Fallback>
        </mc:AlternateContent>
      </w:r>
      <w:ins w:id="94" w:author="1772033@maranatha.ac.id" w:date="2021-06-03T00:15:00Z">
        <w:r w:rsidR="00BB6D8E">
          <w:rPr>
            <w:noProof/>
            <w:lang w:val="en-US"/>
          </w:rPr>
          <w:drawing>
            <wp:anchor distT="0" distB="0" distL="114300" distR="114300" simplePos="0" relativeHeight="251702272" behindDoc="0" locked="0" layoutInCell="1" allowOverlap="1" wp14:anchorId="0FC6C449" wp14:editId="208EA19A">
              <wp:simplePos x="0" y="0"/>
              <wp:positionH relativeFrom="margin">
                <wp:posOffset>185058</wp:posOffset>
              </wp:positionH>
              <wp:positionV relativeFrom="paragraph">
                <wp:posOffset>0</wp:posOffset>
              </wp:positionV>
              <wp:extent cx="5225415" cy="5334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25415" cy="5334000"/>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89"/>
    </w:p>
    <w:p w14:paraId="01F08068" w14:textId="5D07C852" w:rsidR="00BB6D8E" w:rsidRPr="001845E4" w:rsidRDefault="002C276C" w:rsidP="00BB6D8E">
      <w:pPr>
        <w:pStyle w:val="Heading3"/>
        <w:rPr>
          <w:i/>
          <w:iCs/>
          <w:lang w:val="en-US"/>
        </w:rPr>
      </w:pPr>
      <w:bookmarkStart w:id="95" w:name="_Toc74879916"/>
      <w:r w:rsidRPr="001845E4">
        <w:rPr>
          <w:i/>
          <w:iCs/>
          <w:lang w:val="en-US"/>
        </w:rPr>
        <w:t>A</w:t>
      </w:r>
      <w:r w:rsidR="00BB6D8E" w:rsidRPr="001845E4">
        <w:rPr>
          <w:i/>
          <w:iCs/>
          <w:lang w:val="en-US"/>
        </w:rPr>
        <w:t>ctivity Diagram Data Lead</w:t>
      </w:r>
      <w:bookmarkEnd w:id="95"/>
    </w:p>
    <w:p w14:paraId="1A0EEB33" w14:textId="3E491E6D" w:rsidR="00BB6D8E" w:rsidRPr="000D1760" w:rsidRDefault="00BB6D8E" w:rsidP="00BB6D8E">
      <w:pPr>
        <w:ind w:firstLine="720"/>
        <w:rPr>
          <w:lang w:val="en-US"/>
        </w:rPr>
      </w:pPr>
      <w:r>
        <w:rPr>
          <w:lang w:val="en-US"/>
        </w:rPr>
        <w:t>Pada Gambar 3.</w:t>
      </w:r>
      <w:r w:rsidR="00C578FF">
        <w:rPr>
          <w:lang w:val="en-US"/>
        </w:rPr>
        <w:t>6</w:t>
      </w:r>
      <w:r>
        <w:rPr>
          <w:lang w:val="en-US"/>
        </w:rPr>
        <w:t xml:space="preserve"> menunjukan </w:t>
      </w:r>
      <w:r>
        <w:rPr>
          <w:i/>
          <w:iCs/>
          <w:lang w:val="en-US"/>
        </w:rPr>
        <w:t xml:space="preserve">activity diagram </w:t>
      </w:r>
      <w:r>
        <w:rPr>
          <w:lang w:val="en-US"/>
        </w:rPr>
        <w:t xml:space="preserve">proses fitur </w:t>
      </w:r>
      <w:r w:rsidRPr="00C578FF">
        <w:rPr>
          <w:i/>
          <w:iCs/>
          <w:lang w:val="en-US"/>
        </w:rPr>
        <w:t>Lead</w:t>
      </w:r>
      <w:r>
        <w:rPr>
          <w:lang w:val="en-US"/>
        </w:rPr>
        <w:t>.</w:t>
      </w:r>
      <w:r w:rsidR="00C578FF">
        <w:rPr>
          <w:lang w:val="en-US"/>
        </w:rPr>
        <w:t xml:space="preserve"> </w:t>
      </w:r>
      <w:r>
        <w:rPr>
          <w:lang w:val="en-US"/>
        </w:rPr>
        <w:t>Fitur ini dilakukan oleh UserMarketing. Pertama kali jika UserMarketing akan melakukan CRUD</w:t>
      </w:r>
      <w:r w:rsidR="00C578FF">
        <w:rPr>
          <w:lang w:val="en-US"/>
        </w:rPr>
        <w:t xml:space="preserve"> </w:t>
      </w:r>
      <w:r>
        <w:rPr>
          <w:lang w:val="en-US"/>
        </w:rPr>
        <w:t>(</w:t>
      </w:r>
      <w:r w:rsidRPr="00C578FF">
        <w:rPr>
          <w:i/>
          <w:iCs/>
          <w:lang w:val="en-US"/>
        </w:rPr>
        <w:t>Cread, Read, Update, Delete</w:t>
      </w:r>
      <w:r>
        <w:rPr>
          <w:lang w:val="en-US"/>
        </w:rPr>
        <w:t xml:space="preserve">) </w:t>
      </w:r>
      <w:r w:rsidRPr="00C578FF">
        <w:rPr>
          <w:i/>
          <w:iCs/>
          <w:lang w:val="en-US"/>
        </w:rPr>
        <w:t>Data Lead</w:t>
      </w:r>
      <w:r>
        <w:rPr>
          <w:lang w:val="en-US"/>
        </w:rPr>
        <w:t xml:space="preserve"> yaitu UserMarketing menekan tombol “TAMBAH DATA” lalu isi </w:t>
      </w:r>
      <w:r w:rsidRPr="00C578FF">
        <w:rPr>
          <w:i/>
          <w:iCs/>
          <w:lang w:val="en-US"/>
        </w:rPr>
        <w:t>form</w:t>
      </w:r>
      <w:r>
        <w:rPr>
          <w:lang w:val="en-US"/>
        </w:rPr>
        <w:t xml:space="preserve"> yang akan dibuat jika sudah UserMarketing menekan tombol “</w:t>
      </w:r>
      <w:r w:rsidRPr="001845E4">
        <w:rPr>
          <w:i/>
          <w:iCs/>
          <w:lang w:val="en-US"/>
        </w:rPr>
        <w:t>SUMBIT</w:t>
      </w:r>
      <w:r>
        <w:rPr>
          <w:lang w:val="en-US"/>
        </w:rPr>
        <w:t xml:space="preserve">” makan isi </w:t>
      </w:r>
      <w:r w:rsidRPr="00C578FF">
        <w:rPr>
          <w:i/>
          <w:iCs/>
          <w:lang w:val="en-US"/>
        </w:rPr>
        <w:t>form</w:t>
      </w:r>
      <w:r>
        <w:rPr>
          <w:lang w:val="en-US"/>
        </w:rPr>
        <w:t xml:space="preserve"> yang sudah dibuat akan mucul. Jika UserMarketing melakukan hapus data atau mengedit data, UserMarketing hanya menekan tombol “HAPUS DATA” atau “EDIT DATA” yang ada ditampilan </w:t>
      </w:r>
      <w:r w:rsidRPr="00C578FF">
        <w:rPr>
          <w:i/>
          <w:iCs/>
          <w:lang w:val="en-US"/>
        </w:rPr>
        <w:t>menu</w:t>
      </w:r>
      <w:r>
        <w:rPr>
          <w:lang w:val="en-US"/>
        </w:rPr>
        <w:t xml:space="preserve"> utama </w:t>
      </w:r>
      <w:r w:rsidRPr="00C578FF">
        <w:rPr>
          <w:i/>
          <w:iCs/>
          <w:lang w:val="en-US"/>
        </w:rPr>
        <w:t>Data</w:t>
      </w:r>
      <w:r>
        <w:rPr>
          <w:lang w:val="en-US"/>
        </w:rPr>
        <w:t xml:space="preserve"> </w:t>
      </w:r>
      <w:r w:rsidRPr="00C578FF">
        <w:rPr>
          <w:i/>
          <w:iCs/>
          <w:lang w:val="en-US"/>
        </w:rPr>
        <w:t>Lead</w:t>
      </w:r>
      <w:r w:rsidR="000D1760">
        <w:rPr>
          <w:lang w:val="en-US"/>
        </w:rPr>
        <w:t>.</w:t>
      </w:r>
    </w:p>
    <w:p w14:paraId="1AC7E5A0" w14:textId="5F2B6B7C" w:rsidR="001845E4" w:rsidRDefault="00763AAA" w:rsidP="001845E4">
      <w:pPr>
        <w:pStyle w:val="Heading3"/>
        <w:numPr>
          <w:ilvl w:val="0"/>
          <w:numId w:val="0"/>
        </w:numPr>
        <w:rPr>
          <w:lang w:val="en-US"/>
        </w:rPr>
      </w:pPr>
      <w:bookmarkStart w:id="96" w:name="_Toc74879917"/>
      <w:r>
        <w:rPr>
          <w:noProof/>
        </w:rPr>
        <w:lastRenderedPageBreak/>
        <mc:AlternateContent>
          <mc:Choice Requires="wps">
            <w:drawing>
              <wp:anchor distT="0" distB="0" distL="114300" distR="114300" simplePos="0" relativeHeight="251863040" behindDoc="0" locked="0" layoutInCell="1" allowOverlap="1" wp14:anchorId="0EB4E40A" wp14:editId="6EF5DB7A">
                <wp:simplePos x="0" y="0"/>
                <wp:positionH relativeFrom="column">
                  <wp:posOffset>140970</wp:posOffset>
                </wp:positionH>
                <wp:positionV relativeFrom="paragraph">
                  <wp:posOffset>5456555</wp:posOffset>
                </wp:positionV>
                <wp:extent cx="5225415"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721B0B2A" w14:textId="47972DB0" w:rsidR="00763AAA" w:rsidRPr="00272C02" w:rsidRDefault="00763AAA" w:rsidP="00763AAA">
                            <w:pPr>
                              <w:pStyle w:val="Caption"/>
                              <w:rPr>
                                <w:noProof/>
                                <w:lang w:val="en-US"/>
                              </w:rPr>
                            </w:pPr>
                            <w:bookmarkStart w:id="97" w:name="_Toc74879232"/>
                            <w:bookmarkStart w:id="98" w:name="_Toc74879289"/>
                            <w:r>
                              <w:t xml:space="preserve">Gambar 3. </w:t>
                            </w:r>
                            <w:fldSimple w:instr=" SEQ Gambar_3. \* ARABIC ">
                              <w:r w:rsidR="000D1760">
                                <w:rPr>
                                  <w:noProof/>
                                </w:rPr>
                                <w:t>6</w:t>
                              </w:r>
                            </w:fldSimple>
                            <w:r>
                              <w:rPr>
                                <w:lang w:val="en-US"/>
                              </w:rPr>
                              <w:t xml:space="preserve"> </w:t>
                            </w:r>
                            <w:r>
                              <w:rPr>
                                <w:i/>
                                <w:iCs w:val="0"/>
                                <w:lang w:val="en-US"/>
                              </w:rPr>
                              <w:t>Activity Diagram Lead</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4E40A" id="Text Box 118" o:spid="_x0000_s1034" type="#_x0000_t202" style="position:absolute;left:0;text-align:left;margin-left:11.1pt;margin-top:429.65pt;width:411.4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6p+LgIAAGgEAAAOAAAAZHJzL2Uyb0RvYy54bWysVMFu2zAMvQ/YPwi6L06ypRi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" stroked="f">
                <v:textbox style="mso-fit-shape-to-text:t" inset="0,0,0,0">
                  <w:txbxContent>
                    <w:p w14:paraId="721B0B2A" w14:textId="47972DB0" w:rsidR="00763AAA" w:rsidRPr="00272C02" w:rsidRDefault="00763AAA" w:rsidP="00763AAA">
                      <w:pPr>
                        <w:pStyle w:val="Caption"/>
                        <w:rPr>
                          <w:noProof/>
                          <w:lang w:val="en-US"/>
                        </w:rPr>
                      </w:pPr>
                      <w:bookmarkStart w:id="99" w:name="_Toc74879232"/>
                      <w:bookmarkStart w:id="100" w:name="_Toc74879289"/>
                      <w:r>
                        <w:t xml:space="preserve">Gambar 3. </w:t>
                      </w:r>
                      <w:fldSimple w:instr=" SEQ Gambar_3. \* ARABIC ">
                        <w:r w:rsidR="000D1760">
                          <w:rPr>
                            <w:noProof/>
                          </w:rPr>
                          <w:t>6</w:t>
                        </w:r>
                      </w:fldSimple>
                      <w:r>
                        <w:rPr>
                          <w:lang w:val="en-US"/>
                        </w:rPr>
                        <w:t xml:space="preserve"> </w:t>
                      </w:r>
                      <w:r>
                        <w:rPr>
                          <w:i/>
                          <w:iCs w:val="0"/>
                          <w:lang w:val="en-US"/>
                        </w:rPr>
                        <w:t>Activity Diagram Lead</w:t>
                      </w:r>
                      <w:bookmarkEnd w:id="99"/>
                      <w:bookmarkEnd w:id="100"/>
                    </w:p>
                  </w:txbxContent>
                </v:textbox>
                <w10:wrap type="topAndBottom"/>
              </v:shape>
            </w:pict>
          </mc:Fallback>
        </mc:AlternateContent>
      </w:r>
      <w:ins w:id="101" w:author="1772033@maranatha.ac.id" w:date="2021-06-03T00:17:00Z">
        <w:r w:rsidR="00BB6D8E">
          <w:rPr>
            <w:noProof/>
            <w:lang w:val="en-US"/>
          </w:rPr>
          <w:drawing>
            <wp:anchor distT="0" distB="0" distL="114300" distR="114300" simplePos="0" relativeHeight="251704320" behindDoc="0" locked="0" layoutInCell="1" allowOverlap="1" wp14:anchorId="040359FF" wp14:editId="5CC3A82B">
              <wp:simplePos x="0" y="0"/>
              <wp:positionH relativeFrom="column">
                <wp:posOffset>141423</wp:posOffset>
              </wp:positionH>
              <wp:positionV relativeFrom="paragraph">
                <wp:posOffset>-91</wp:posOffset>
              </wp:positionV>
              <wp:extent cx="5225415" cy="53994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25415" cy="5399405"/>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96"/>
    </w:p>
    <w:p w14:paraId="027AD51A" w14:textId="01C0DEAE" w:rsidR="00BB6D8E" w:rsidRPr="001845E4" w:rsidRDefault="001845E4" w:rsidP="00BB6D8E">
      <w:pPr>
        <w:pStyle w:val="Heading3"/>
        <w:rPr>
          <w:i/>
          <w:iCs/>
          <w:lang w:val="en-US"/>
        </w:rPr>
      </w:pPr>
      <w:bookmarkStart w:id="102" w:name="_Toc74879918"/>
      <w:r w:rsidRPr="001845E4">
        <w:rPr>
          <w:i/>
          <w:iCs/>
          <w:lang w:val="en-US"/>
        </w:rPr>
        <w:t>A</w:t>
      </w:r>
      <w:r w:rsidR="00BB6D8E" w:rsidRPr="001845E4">
        <w:rPr>
          <w:i/>
          <w:iCs/>
          <w:lang w:val="en-US"/>
        </w:rPr>
        <w:t>ctivity Diagram Data Deal</w:t>
      </w:r>
      <w:bookmarkEnd w:id="102"/>
    </w:p>
    <w:p w14:paraId="2930AD49" w14:textId="184A1A0B" w:rsidR="00BB6D8E" w:rsidRPr="000D1760" w:rsidRDefault="00BB6D8E" w:rsidP="00BB6D8E">
      <w:pPr>
        <w:ind w:firstLine="720"/>
        <w:rPr>
          <w:lang w:val="en-US"/>
        </w:rPr>
      </w:pPr>
      <w:r w:rsidRPr="00BB6D8E">
        <w:rPr>
          <w:lang w:val="en-US"/>
        </w:rPr>
        <w:t>Pada Gambar 3.</w:t>
      </w:r>
      <w:r w:rsidR="00533C30">
        <w:rPr>
          <w:lang w:val="en-US"/>
        </w:rPr>
        <w:t>7</w:t>
      </w:r>
      <w:r w:rsidRPr="00BB6D8E">
        <w:rPr>
          <w:lang w:val="en-US"/>
        </w:rPr>
        <w:t xml:space="preserve"> menunjukan </w:t>
      </w:r>
      <w:r w:rsidRPr="001845E4">
        <w:rPr>
          <w:i/>
          <w:iCs/>
          <w:lang w:val="en-US"/>
        </w:rPr>
        <w:t>activity</w:t>
      </w:r>
      <w:r w:rsidRPr="00BB6D8E">
        <w:rPr>
          <w:lang w:val="en-US"/>
        </w:rPr>
        <w:t xml:space="preserve"> </w:t>
      </w:r>
      <w:r w:rsidRPr="001845E4">
        <w:rPr>
          <w:i/>
          <w:iCs/>
          <w:lang w:val="en-US"/>
        </w:rPr>
        <w:t>diagram</w:t>
      </w:r>
      <w:r w:rsidR="00544DDB">
        <w:rPr>
          <w:i/>
          <w:iCs/>
          <w:lang w:val="en-US"/>
        </w:rPr>
        <w:t xml:space="preserve"> </w:t>
      </w:r>
      <w:r w:rsidR="00544DDB">
        <w:rPr>
          <w:lang w:val="en-US"/>
        </w:rPr>
        <w:t>proses</w:t>
      </w:r>
      <w:r w:rsidRPr="00BB6D8E">
        <w:rPr>
          <w:lang w:val="en-US"/>
        </w:rPr>
        <w:t xml:space="preserve"> fitur </w:t>
      </w:r>
      <w:r w:rsidR="00544DDB">
        <w:rPr>
          <w:i/>
          <w:iCs/>
          <w:lang w:val="en-US"/>
        </w:rPr>
        <w:t>Deal</w:t>
      </w:r>
      <w:r w:rsidRPr="00BB6D8E">
        <w:rPr>
          <w:lang w:val="en-US"/>
        </w:rPr>
        <w:t>.</w:t>
      </w:r>
      <w:r w:rsidR="001845E4">
        <w:rPr>
          <w:lang w:val="en-US"/>
        </w:rPr>
        <w:t xml:space="preserve"> </w:t>
      </w:r>
      <w:r w:rsidRPr="00BB6D8E">
        <w:rPr>
          <w:lang w:val="en-US"/>
        </w:rPr>
        <w:t>Fitur ini dilakukan oleh UserMarketing. Pertama kali jika UserMarketing akan melakukan CRUD</w:t>
      </w:r>
      <w:r w:rsidR="001845E4">
        <w:rPr>
          <w:lang w:val="en-US"/>
        </w:rPr>
        <w:t xml:space="preserve"> </w:t>
      </w:r>
      <w:r w:rsidRPr="00BB6D8E">
        <w:rPr>
          <w:lang w:val="en-US"/>
        </w:rPr>
        <w:t>(</w:t>
      </w:r>
      <w:r w:rsidRPr="001845E4">
        <w:rPr>
          <w:i/>
          <w:iCs/>
          <w:lang w:val="en-US"/>
        </w:rPr>
        <w:t>Cread, Read, Update, Delete</w:t>
      </w:r>
      <w:r w:rsidRPr="00BB6D8E">
        <w:rPr>
          <w:lang w:val="en-US"/>
        </w:rPr>
        <w:t xml:space="preserve">) </w:t>
      </w:r>
      <w:r w:rsidRPr="001845E4">
        <w:rPr>
          <w:i/>
          <w:iCs/>
          <w:lang w:val="en-US"/>
        </w:rPr>
        <w:t>Data</w:t>
      </w:r>
      <w:r w:rsidRPr="00BB6D8E">
        <w:rPr>
          <w:lang w:val="en-US"/>
        </w:rPr>
        <w:t xml:space="preserve"> </w:t>
      </w:r>
      <w:r w:rsidRPr="001845E4">
        <w:rPr>
          <w:i/>
          <w:iCs/>
          <w:lang w:val="en-US"/>
        </w:rPr>
        <w:t>Lead</w:t>
      </w:r>
      <w:r w:rsidRPr="00BB6D8E">
        <w:rPr>
          <w:lang w:val="en-US"/>
        </w:rPr>
        <w:t xml:space="preserve"> yaitu UserMarketing menekan tombol “TAMBAH DATA” lalu isi </w:t>
      </w:r>
      <w:r w:rsidRPr="001845E4">
        <w:rPr>
          <w:i/>
          <w:iCs/>
          <w:lang w:val="en-US"/>
        </w:rPr>
        <w:t>form</w:t>
      </w:r>
      <w:r w:rsidRPr="00BB6D8E">
        <w:rPr>
          <w:lang w:val="en-US"/>
        </w:rPr>
        <w:t xml:space="preserve"> yang akan dibuat jika sudah UserMarketing menekan tombol “</w:t>
      </w:r>
      <w:r w:rsidRPr="001845E4">
        <w:rPr>
          <w:i/>
          <w:iCs/>
          <w:lang w:val="en-US"/>
        </w:rPr>
        <w:t>SUMBIT</w:t>
      </w:r>
      <w:r w:rsidRPr="00BB6D8E">
        <w:rPr>
          <w:lang w:val="en-US"/>
        </w:rPr>
        <w:t xml:space="preserve">” makan isi </w:t>
      </w:r>
      <w:r w:rsidRPr="001845E4">
        <w:rPr>
          <w:i/>
          <w:iCs/>
          <w:lang w:val="en-US"/>
        </w:rPr>
        <w:t>form</w:t>
      </w:r>
      <w:r w:rsidRPr="00BB6D8E">
        <w:rPr>
          <w:lang w:val="en-US"/>
        </w:rPr>
        <w:t xml:space="preserve"> yang sudah dibuat akan mucul. Jika UserMarketing melakukan hapus data atau mengedit data, UserMarketing hanya menekan tombol “HAPUS DATA” atau “EDIT DATA” yang ada ditampilan menu utama </w:t>
      </w:r>
      <w:r w:rsidRPr="001845E4">
        <w:rPr>
          <w:i/>
          <w:iCs/>
          <w:lang w:val="en-US"/>
        </w:rPr>
        <w:t>Data</w:t>
      </w:r>
      <w:r w:rsidRPr="00BB6D8E">
        <w:rPr>
          <w:lang w:val="en-US"/>
        </w:rPr>
        <w:t xml:space="preserve"> </w:t>
      </w:r>
      <w:r w:rsidRPr="001845E4">
        <w:rPr>
          <w:i/>
          <w:iCs/>
          <w:lang w:val="en-US"/>
        </w:rPr>
        <w:t>Deal</w:t>
      </w:r>
      <w:r w:rsidR="000D1760">
        <w:rPr>
          <w:lang w:val="en-US"/>
        </w:rPr>
        <w:t>.</w:t>
      </w:r>
    </w:p>
    <w:p w14:paraId="0DE660EB" w14:textId="3865E93F" w:rsidR="001845E4" w:rsidRDefault="00763AAA" w:rsidP="001845E4">
      <w:pPr>
        <w:pStyle w:val="Heading3"/>
        <w:numPr>
          <w:ilvl w:val="0"/>
          <w:numId w:val="0"/>
        </w:numPr>
        <w:rPr>
          <w:lang w:val="en-US"/>
        </w:rPr>
      </w:pPr>
      <w:bookmarkStart w:id="103" w:name="_Toc74879919"/>
      <w:r>
        <w:rPr>
          <w:noProof/>
        </w:rPr>
        <w:lastRenderedPageBreak/>
        <mc:AlternateContent>
          <mc:Choice Requires="wps">
            <w:drawing>
              <wp:anchor distT="0" distB="0" distL="114300" distR="114300" simplePos="0" relativeHeight="251865088" behindDoc="0" locked="0" layoutInCell="1" allowOverlap="1" wp14:anchorId="10ABFA27" wp14:editId="2653747E">
                <wp:simplePos x="0" y="0"/>
                <wp:positionH relativeFrom="column">
                  <wp:posOffset>212513</wp:posOffset>
                </wp:positionH>
                <wp:positionV relativeFrom="paragraph">
                  <wp:posOffset>5399617</wp:posOffset>
                </wp:positionV>
                <wp:extent cx="522541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3C638374" w14:textId="336C9726" w:rsidR="00763AAA" w:rsidRPr="00BA3143" w:rsidRDefault="00763AAA" w:rsidP="00763AAA">
                            <w:pPr>
                              <w:pStyle w:val="Caption"/>
                              <w:rPr>
                                <w:noProof/>
                                <w:lang w:val="en-US"/>
                              </w:rPr>
                            </w:pPr>
                            <w:bookmarkStart w:id="104" w:name="_Toc74879233"/>
                            <w:bookmarkStart w:id="105" w:name="_Toc74879290"/>
                            <w:r>
                              <w:t xml:space="preserve">Gambar 3. </w:t>
                            </w:r>
                            <w:fldSimple w:instr=" SEQ Gambar_3. \* ARABIC ">
                              <w:r w:rsidR="000D1760">
                                <w:rPr>
                                  <w:noProof/>
                                </w:rPr>
                                <w:t>7</w:t>
                              </w:r>
                            </w:fldSimple>
                            <w:r>
                              <w:rPr>
                                <w:lang w:val="en-US"/>
                              </w:rPr>
                              <w:t xml:space="preserve"> </w:t>
                            </w:r>
                            <w:r>
                              <w:rPr>
                                <w:i/>
                                <w:iCs w:val="0"/>
                                <w:lang w:val="en-US"/>
                              </w:rPr>
                              <w:t>Activity Diagram Deal</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FA27" id="Text Box 119" o:spid="_x0000_s1035" type="#_x0000_t202" style="position:absolute;left:0;text-align:left;margin-left:16.75pt;margin-top:425.15pt;width:411.4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v/wLwIAAGgEAAAOAAAAZHJzL2Uyb0RvYy54bWysVMFu2zAMvQ/YPwi6L06ypd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" stroked="f">
                <v:textbox style="mso-fit-shape-to-text:t" inset="0,0,0,0">
                  <w:txbxContent>
                    <w:p w14:paraId="3C638374" w14:textId="336C9726" w:rsidR="00763AAA" w:rsidRPr="00BA3143" w:rsidRDefault="00763AAA" w:rsidP="00763AAA">
                      <w:pPr>
                        <w:pStyle w:val="Caption"/>
                        <w:rPr>
                          <w:noProof/>
                          <w:lang w:val="en-US"/>
                        </w:rPr>
                      </w:pPr>
                      <w:bookmarkStart w:id="106" w:name="_Toc74879233"/>
                      <w:bookmarkStart w:id="107" w:name="_Toc74879290"/>
                      <w:r>
                        <w:t xml:space="preserve">Gambar 3. </w:t>
                      </w:r>
                      <w:fldSimple w:instr=" SEQ Gambar_3. \* ARABIC ">
                        <w:r w:rsidR="000D1760">
                          <w:rPr>
                            <w:noProof/>
                          </w:rPr>
                          <w:t>7</w:t>
                        </w:r>
                      </w:fldSimple>
                      <w:r>
                        <w:rPr>
                          <w:lang w:val="en-US"/>
                        </w:rPr>
                        <w:t xml:space="preserve"> </w:t>
                      </w:r>
                      <w:r>
                        <w:rPr>
                          <w:i/>
                          <w:iCs w:val="0"/>
                          <w:lang w:val="en-US"/>
                        </w:rPr>
                        <w:t>Activity Diagram Deal</w:t>
                      </w:r>
                      <w:bookmarkEnd w:id="106"/>
                      <w:bookmarkEnd w:id="107"/>
                    </w:p>
                  </w:txbxContent>
                </v:textbox>
                <w10:wrap type="topAndBottom"/>
              </v:shape>
            </w:pict>
          </mc:Fallback>
        </mc:AlternateContent>
      </w:r>
      <w:ins w:id="108" w:author="1772033@maranatha.ac.id" w:date="2021-06-03T00:18:00Z">
        <w:r w:rsidR="00BB6D8E">
          <w:rPr>
            <w:noProof/>
            <w:lang w:val="en-US"/>
          </w:rPr>
          <w:drawing>
            <wp:anchor distT="0" distB="0" distL="114300" distR="114300" simplePos="0" relativeHeight="251706368" behindDoc="0" locked="0" layoutInCell="1" allowOverlap="1" wp14:anchorId="0E087B7C" wp14:editId="488A08E9">
              <wp:simplePos x="0" y="0"/>
              <wp:positionH relativeFrom="column">
                <wp:posOffset>195671</wp:posOffset>
              </wp:positionH>
              <wp:positionV relativeFrom="paragraph">
                <wp:posOffset>0</wp:posOffset>
              </wp:positionV>
              <wp:extent cx="5225415" cy="541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25415" cy="5410200"/>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103"/>
    </w:p>
    <w:p w14:paraId="3D4DE638" w14:textId="5A20D3B0" w:rsidR="00BB6D8E" w:rsidRDefault="001845E4" w:rsidP="00BB6D8E">
      <w:pPr>
        <w:pStyle w:val="Heading3"/>
        <w:rPr>
          <w:lang w:val="en-US"/>
        </w:rPr>
      </w:pPr>
      <w:bookmarkStart w:id="109" w:name="_Toc74879920"/>
      <w:r w:rsidRPr="001845E4">
        <w:rPr>
          <w:i/>
          <w:iCs/>
          <w:lang w:val="en-US"/>
        </w:rPr>
        <w:t>A</w:t>
      </w:r>
      <w:r w:rsidR="00BB6D8E" w:rsidRPr="001845E4">
        <w:rPr>
          <w:i/>
          <w:iCs/>
          <w:lang w:val="en-US"/>
        </w:rPr>
        <w:t>ctivity</w:t>
      </w:r>
      <w:r w:rsidR="00BB6D8E">
        <w:rPr>
          <w:lang w:val="en-US"/>
        </w:rPr>
        <w:t xml:space="preserve"> </w:t>
      </w:r>
      <w:r w:rsidR="00BB6D8E" w:rsidRPr="001845E4">
        <w:rPr>
          <w:i/>
          <w:iCs/>
          <w:lang w:val="en-US"/>
        </w:rPr>
        <w:t>Diagram</w:t>
      </w:r>
      <w:r w:rsidR="00BB6D8E">
        <w:rPr>
          <w:lang w:val="en-US"/>
        </w:rPr>
        <w:t xml:space="preserve"> </w:t>
      </w:r>
      <w:r w:rsidR="00BB6D8E" w:rsidRPr="001845E4">
        <w:rPr>
          <w:i/>
          <w:iCs/>
          <w:lang w:val="en-US"/>
        </w:rPr>
        <w:t>Data</w:t>
      </w:r>
      <w:r w:rsidR="00BB6D8E">
        <w:rPr>
          <w:lang w:val="en-US"/>
        </w:rPr>
        <w:t xml:space="preserve"> </w:t>
      </w:r>
      <w:r w:rsidR="00BB6D8E" w:rsidRPr="001845E4">
        <w:rPr>
          <w:i/>
          <w:iCs/>
          <w:lang w:val="en-US"/>
        </w:rPr>
        <w:t>Cancel</w:t>
      </w:r>
      <w:bookmarkEnd w:id="109"/>
    </w:p>
    <w:p w14:paraId="50FAFA19" w14:textId="11757CC2" w:rsidR="00BB6D8E" w:rsidRDefault="00BB6D8E" w:rsidP="00BB6D8E">
      <w:pPr>
        <w:ind w:firstLine="720"/>
        <w:rPr>
          <w:lang w:val="en-US"/>
        </w:rPr>
      </w:pPr>
      <w:r>
        <w:rPr>
          <w:lang w:val="en-US"/>
        </w:rPr>
        <w:t>Pada Gambar 3.</w:t>
      </w:r>
      <w:r w:rsidR="005C0A26">
        <w:rPr>
          <w:lang w:val="en-US"/>
        </w:rPr>
        <w:t>8</w:t>
      </w:r>
      <w:r>
        <w:rPr>
          <w:lang w:val="en-US"/>
        </w:rPr>
        <w:t xml:space="preserve"> menunjukan </w:t>
      </w:r>
      <w:r>
        <w:rPr>
          <w:i/>
          <w:iCs/>
          <w:lang w:val="en-US"/>
        </w:rPr>
        <w:t>activity diagram</w:t>
      </w:r>
      <w:r w:rsidR="00544DDB">
        <w:rPr>
          <w:i/>
          <w:iCs/>
          <w:lang w:val="en-US"/>
        </w:rPr>
        <w:t xml:space="preserve"> </w:t>
      </w:r>
      <w:r w:rsidR="00544DDB">
        <w:rPr>
          <w:lang w:val="en-US"/>
        </w:rPr>
        <w:t>proses</w:t>
      </w:r>
      <w:r>
        <w:rPr>
          <w:i/>
          <w:iCs/>
          <w:lang w:val="en-US"/>
        </w:rPr>
        <w:t xml:space="preserve"> </w:t>
      </w:r>
      <w:r>
        <w:rPr>
          <w:lang w:val="en-US"/>
        </w:rPr>
        <w:t xml:space="preserve">fitur </w:t>
      </w:r>
      <w:r w:rsidRPr="00544DDB">
        <w:rPr>
          <w:i/>
          <w:iCs/>
          <w:lang w:val="en-US"/>
        </w:rPr>
        <w:t>Cancel</w:t>
      </w:r>
      <w:r>
        <w:rPr>
          <w:lang w:val="en-US"/>
        </w:rPr>
        <w:t>. Fitur ini dilakukan oleh UserMarketing dan SuperAdmin. Fitur ini hanya bisa melakukan pengecekan saja</w:t>
      </w:r>
      <w:r w:rsidR="00544DDB">
        <w:rPr>
          <w:lang w:val="en-US"/>
        </w:rPr>
        <w:t xml:space="preserve"> </w:t>
      </w:r>
      <w:r>
        <w:rPr>
          <w:lang w:val="en-US"/>
        </w:rPr>
        <w:t>(</w:t>
      </w:r>
      <w:r>
        <w:rPr>
          <w:i/>
          <w:iCs/>
          <w:lang w:val="en-US"/>
        </w:rPr>
        <w:t>View Data</w:t>
      </w:r>
      <w:r>
        <w:rPr>
          <w:lang w:val="en-US"/>
        </w:rPr>
        <w:t>) data-data yang tidak jadi.</w:t>
      </w:r>
      <w:r w:rsidRPr="00BB6D8E">
        <w:rPr>
          <w:noProof/>
        </w:rPr>
        <w:t xml:space="preserve"> </w:t>
      </w:r>
    </w:p>
    <w:p w14:paraId="76FC33BC" w14:textId="231D5283" w:rsidR="00BB6D8E" w:rsidRDefault="00BB6D8E" w:rsidP="00BB6D8E">
      <w:pPr>
        <w:ind w:firstLine="720"/>
        <w:rPr>
          <w:lang w:val="en-US"/>
        </w:rPr>
      </w:pPr>
    </w:p>
    <w:p w14:paraId="2A57B6ED" w14:textId="49279447" w:rsidR="00BB6D8E" w:rsidRDefault="00BB6D8E" w:rsidP="00BB6D8E">
      <w:pPr>
        <w:ind w:firstLine="720"/>
        <w:rPr>
          <w:lang w:val="en-US"/>
        </w:rPr>
      </w:pPr>
    </w:p>
    <w:p w14:paraId="5DAE14A9" w14:textId="2AECDBD4" w:rsidR="00BB6D8E" w:rsidRDefault="00BB6D8E" w:rsidP="00BB6D8E">
      <w:pPr>
        <w:ind w:firstLine="720"/>
        <w:rPr>
          <w:lang w:val="en-US"/>
        </w:rPr>
      </w:pPr>
    </w:p>
    <w:p w14:paraId="206D23F9" w14:textId="0622EE1A" w:rsidR="00BB6D8E" w:rsidRDefault="00BB6D8E" w:rsidP="00BB6D8E">
      <w:pPr>
        <w:ind w:firstLine="720"/>
        <w:rPr>
          <w:lang w:val="en-US"/>
        </w:rPr>
      </w:pPr>
    </w:p>
    <w:p w14:paraId="2385C262" w14:textId="0B09C888" w:rsidR="005C0A26" w:rsidRDefault="00763AAA" w:rsidP="005C0A26">
      <w:pPr>
        <w:pStyle w:val="Heading3"/>
        <w:numPr>
          <w:ilvl w:val="0"/>
          <w:numId w:val="0"/>
        </w:numPr>
        <w:rPr>
          <w:lang w:val="en-US"/>
        </w:rPr>
      </w:pPr>
      <w:bookmarkStart w:id="110" w:name="_Toc74879921"/>
      <w:r>
        <w:rPr>
          <w:noProof/>
        </w:rPr>
        <w:lastRenderedPageBreak/>
        <mc:AlternateContent>
          <mc:Choice Requires="wps">
            <w:drawing>
              <wp:anchor distT="0" distB="0" distL="114300" distR="114300" simplePos="0" relativeHeight="251867136" behindDoc="0" locked="0" layoutInCell="1" allowOverlap="1" wp14:anchorId="3A544E0F" wp14:editId="1E118EAA">
                <wp:simplePos x="0" y="0"/>
                <wp:positionH relativeFrom="column">
                  <wp:posOffset>295275</wp:posOffset>
                </wp:positionH>
                <wp:positionV relativeFrom="paragraph">
                  <wp:posOffset>4062095</wp:posOffset>
                </wp:positionV>
                <wp:extent cx="503745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14:paraId="3C78E819" w14:textId="36682DA7" w:rsidR="00763AAA" w:rsidRPr="00234B87" w:rsidRDefault="00763AAA" w:rsidP="00763AAA">
                            <w:pPr>
                              <w:pStyle w:val="Caption"/>
                              <w:rPr>
                                <w:noProof/>
                              </w:rPr>
                            </w:pPr>
                            <w:bookmarkStart w:id="111" w:name="_Toc74879234"/>
                            <w:bookmarkStart w:id="112" w:name="_Toc74879291"/>
                            <w:r>
                              <w:t xml:space="preserve">Gambar 3. </w:t>
                            </w:r>
                            <w:fldSimple w:instr=" SEQ Gambar_3. \* ARABIC ">
                              <w:r w:rsidR="000D1760">
                                <w:rPr>
                                  <w:noProof/>
                                </w:rPr>
                                <w:t>8</w:t>
                              </w:r>
                            </w:fldSimple>
                            <w:r>
                              <w:rPr>
                                <w:lang w:val="en-US"/>
                              </w:rPr>
                              <w:t xml:space="preserve"> </w:t>
                            </w:r>
                            <w:r>
                              <w:rPr>
                                <w:i/>
                                <w:iCs w:val="0"/>
                                <w:lang w:val="en-US"/>
                              </w:rPr>
                              <w:t>Activity Diagram Cancel</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44E0F" id="Text Box 120" o:spid="_x0000_s1036" type="#_x0000_t202" style="position:absolute;left:0;text-align:left;margin-left:23.25pt;margin-top:319.85pt;width:396.6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" stroked="f">
                <v:textbox style="mso-fit-shape-to-text:t" inset="0,0,0,0">
                  <w:txbxContent>
                    <w:p w14:paraId="3C78E819" w14:textId="36682DA7" w:rsidR="00763AAA" w:rsidRPr="00234B87" w:rsidRDefault="00763AAA" w:rsidP="00763AAA">
                      <w:pPr>
                        <w:pStyle w:val="Caption"/>
                        <w:rPr>
                          <w:noProof/>
                        </w:rPr>
                      </w:pPr>
                      <w:bookmarkStart w:id="113" w:name="_Toc74879234"/>
                      <w:bookmarkStart w:id="114" w:name="_Toc74879291"/>
                      <w:r>
                        <w:t xml:space="preserve">Gambar 3. </w:t>
                      </w:r>
                      <w:fldSimple w:instr=" SEQ Gambar_3. \* ARABIC ">
                        <w:r w:rsidR="000D1760">
                          <w:rPr>
                            <w:noProof/>
                          </w:rPr>
                          <w:t>8</w:t>
                        </w:r>
                      </w:fldSimple>
                      <w:r>
                        <w:rPr>
                          <w:lang w:val="en-US"/>
                        </w:rPr>
                        <w:t xml:space="preserve"> </w:t>
                      </w:r>
                      <w:r>
                        <w:rPr>
                          <w:i/>
                          <w:iCs w:val="0"/>
                          <w:lang w:val="en-US"/>
                        </w:rPr>
                        <w:t>Activity Diagram Cancel</w:t>
                      </w:r>
                      <w:bookmarkEnd w:id="113"/>
                      <w:bookmarkEnd w:id="114"/>
                    </w:p>
                  </w:txbxContent>
                </v:textbox>
                <w10:wrap type="topAndBottom"/>
              </v:shape>
            </w:pict>
          </mc:Fallback>
        </mc:AlternateContent>
      </w:r>
      <w:r w:rsidR="00FA2F59">
        <w:rPr>
          <w:noProof/>
        </w:rPr>
        <w:drawing>
          <wp:anchor distT="0" distB="0" distL="114300" distR="114300" simplePos="0" relativeHeight="251826176" behindDoc="0" locked="0" layoutInCell="1" allowOverlap="1" wp14:anchorId="2ED54B30" wp14:editId="6A300BDF">
            <wp:simplePos x="0" y="0"/>
            <wp:positionH relativeFrom="column">
              <wp:posOffset>295275</wp:posOffset>
            </wp:positionH>
            <wp:positionV relativeFrom="paragraph">
              <wp:posOffset>0</wp:posOffset>
            </wp:positionV>
            <wp:extent cx="5037455" cy="400494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37455" cy="4004945"/>
                    </a:xfrm>
                    <a:prstGeom prst="rect">
                      <a:avLst/>
                    </a:prstGeom>
                    <a:noFill/>
                    <a:ln>
                      <a:noFill/>
                    </a:ln>
                  </pic:spPr>
                </pic:pic>
              </a:graphicData>
            </a:graphic>
          </wp:anchor>
        </w:drawing>
      </w:r>
      <w:r w:rsidR="008A5135">
        <w:rPr>
          <w:noProof/>
        </w:rPr>
        <mc:AlternateContent>
          <mc:Choice Requires="wps">
            <w:drawing>
              <wp:anchor distT="0" distB="0" distL="114300" distR="114300" simplePos="0" relativeHeight="251825152" behindDoc="0" locked="0" layoutInCell="1" allowOverlap="1" wp14:anchorId="7030DBE9" wp14:editId="2406B003">
                <wp:simplePos x="0" y="0"/>
                <wp:positionH relativeFrom="column">
                  <wp:posOffset>-307763</wp:posOffset>
                </wp:positionH>
                <wp:positionV relativeFrom="paragraph">
                  <wp:posOffset>4062730</wp:posOffset>
                </wp:positionV>
                <wp:extent cx="524700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14:paraId="4AFECAE9" w14:textId="668D833F" w:rsidR="008A5135" w:rsidRPr="00B65AED" w:rsidRDefault="008A5135" w:rsidP="008A51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0DBE9" id="Text Box 39" o:spid="_x0000_s1037" type="#_x0000_t202" style="position:absolute;left:0;text-align:left;margin-left:-24.25pt;margin-top:319.9pt;width:413.1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" stroked="f">
                <v:textbox style="mso-fit-shape-to-text:t" inset="0,0,0,0">
                  <w:txbxContent>
                    <w:p w14:paraId="4AFECAE9" w14:textId="668D833F" w:rsidR="008A5135" w:rsidRPr="00B65AED" w:rsidRDefault="008A5135" w:rsidP="008A5135">
                      <w:pPr>
                        <w:pStyle w:val="Caption"/>
                        <w:rPr>
                          <w:noProof/>
                        </w:rPr>
                      </w:pPr>
                    </w:p>
                  </w:txbxContent>
                </v:textbox>
                <w10:wrap type="topAndBottom"/>
              </v:shape>
            </w:pict>
          </mc:Fallback>
        </mc:AlternateContent>
      </w:r>
      <w:bookmarkEnd w:id="110"/>
    </w:p>
    <w:p w14:paraId="7085BD6A" w14:textId="5B48985B" w:rsidR="00BB6D8E" w:rsidRPr="000D1760" w:rsidRDefault="005C0A26" w:rsidP="005C0A26">
      <w:pPr>
        <w:pStyle w:val="Heading3"/>
        <w:rPr>
          <w:i/>
          <w:iCs/>
          <w:lang w:val="en-US"/>
        </w:rPr>
      </w:pPr>
      <w:bookmarkStart w:id="115" w:name="_Toc74879922"/>
      <w:r w:rsidRPr="000D1760">
        <w:rPr>
          <w:i/>
          <w:iCs/>
          <w:lang w:val="en-US"/>
        </w:rPr>
        <w:t>A</w:t>
      </w:r>
      <w:r w:rsidR="00BB6D8E" w:rsidRPr="000D1760">
        <w:rPr>
          <w:i/>
          <w:iCs/>
          <w:lang w:val="en-US"/>
        </w:rPr>
        <w:t>ctivity Diagram Data History</w:t>
      </w:r>
      <w:bookmarkEnd w:id="115"/>
    </w:p>
    <w:p w14:paraId="08731F95" w14:textId="3C9ECEA2" w:rsidR="00BB6D8E" w:rsidRDefault="00BB6D8E" w:rsidP="00BB6D8E">
      <w:pPr>
        <w:ind w:firstLine="720"/>
        <w:rPr>
          <w:lang w:val="en-US"/>
        </w:rPr>
      </w:pPr>
      <w:r w:rsidRPr="00BB6D8E">
        <w:rPr>
          <w:lang w:val="en-US"/>
        </w:rPr>
        <w:t>Pada Gambar 3.</w:t>
      </w:r>
      <w:r w:rsidR="000D1760">
        <w:rPr>
          <w:lang w:val="en-US"/>
        </w:rPr>
        <w:t>8</w:t>
      </w:r>
      <w:r w:rsidRPr="00BB6D8E">
        <w:rPr>
          <w:lang w:val="en-US"/>
        </w:rPr>
        <w:t xml:space="preserve"> menunjukan </w:t>
      </w:r>
      <w:r w:rsidRPr="000D1760">
        <w:rPr>
          <w:i/>
          <w:iCs/>
          <w:lang w:val="en-US"/>
        </w:rPr>
        <w:t>activity</w:t>
      </w:r>
      <w:r w:rsidRPr="00BB6D8E">
        <w:rPr>
          <w:lang w:val="en-US"/>
        </w:rPr>
        <w:t xml:space="preserve"> </w:t>
      </w:r>
      <w:r w:rsidRPr="000D1760">
        <w:rPr>
          <w:i/>
          <w:iCs/>
          <w:lang w:val="en-US"/>
        </w:rPr>
        <w:t>diagram</w:t>
      </w:r>
      <w:r w:rsidRPr="00BB6D8E">
        <w:rPr>
          <w:lang w:val="en-US"/>
        </w:rPr>
        <w:t xml:space="preserve"> </w:t>
      </w:r>
      <w:r w:rsidR="000D1760">
        <w:rPr>
          <w:lang w:val="en-US"/>
        </w:rPr>
        <w:t>proses</w:t>
      </w:r>
      <w:r w:rsidRPr="00BB6D8E">
        <w:rPr>
          <w:lang w:val="en-US"/>
        </w:rPr>
        <w:t xml:space="preserve"> fitur </w:t>
      </w:r>
      <w:r w:rsidRPr="000D1760">
        <w:rPr>
          <w:i/>
          <w:iCs/>
          <w:lang w:val="en-US"/>
        </w:rPr>
        <w:t>History</w:t>
      </w:r>
      <w:r w:rsidRPr="00BB6D8E">
        <w:rPr>
          <w:lang w:val="en-US"/>
        </w:rPr>
        <w:t>. Fitur ini dilakukan oleh UserMarketing dan SuperAdmin. Fitur ini hanya bisa melakukan pengecekan saja</w:t>
      </w:r>
      <w:r w:rsidR="000D1760">
        <w:rPr>
          <w:lang w:val="en-US"/>
        </w:rPr>
        <w:t xml:space="preserve"> </w:t>
      </w:r>
      <w:r w:rsidRPr="00BB6D8E">
        <w:rPr>
          <w:lang w:val="en-US"/>
        </w:rPr>
        <w:t>(</w:t>
      </w:r>
      <w:r w:rsidRPr="000D1760">
        <w:rPr>
          <w:i/>
          <w:iCs/>
          <w:lang w:val="en-US"/>
        </w:rPr>
        <w:t>View Data</w:t>
      </w:r>
      <w:r w:rsidRPr="00BB6D8E">
        <w:rPr>
          <w:lang w:val="en-US"/>
        </w:rPr>
        <w:t>) data-data yang tidak jadi.</w:t>
      </w:r>
    </w:p>
    <w:p w14:paraId="578A163F" w14:textId="6FD6DF68" w:rsidR="00BB6D8E" w:rsidRDefault="00BB6D8E" w:rsidP="00BB6D8E">
      <w:pPr>
        <w:ind w:firstLine="720"/>
        <w:rPr>
          <w:lang w:val="en-US"/>
        </w:rPr>
      </w:pPr>
    </w:p>
    <w:p w14:paraId="74DA5AB4" w14:textId="0D34B405" w:rsidR="00BB6D8E" w:rsidRPr="00BB6D8E" w:rsidRDefault="00BB6D8E" w:rsidP="00BB6D8E">
      <w:pPr>
        <w:rPr>
          <w:lang w:val="en-US"/>
        </w:rPr>
      </w:pPr>
    </w:p>
    <w:p w14:paraId="04986DDD" w14:textId="4BE2785E" w:rsidR="00BB6D8E" w:rsidRDefault="00BB6D8E" w:rsidP="00BB6D8E">
      <w:pPr>
        <w:ind w:left="720" w:firstLine="720"/>
        <w:rPr>
          <w:lang w:val="en-US"/>
        </w:rPr>
      </w:pPr>
    </w:p>
    <w:p w14:paraId="3C2BD954" w14:textId="45E1EA36" w:rsidR="0006017B" w:rsidRPr="00763AAA" w:rsidRDefault="00763AAA" w:rsidP="00763AAA">
      <w:pPr>
        <w:ind w:left="720" w:firstLine="720"/>
        <w:rPr>
          <w:lang w:val="en-US"/>
        </w:rPr>
      </w:pPr>
      <w:r>
        <w:rPr>
          <w:noProof/>
        </w:rPr>
        <w:lastRenderedPageBreak/>
        <mc:AlternateContent>
          <mc:Choice Requires="wps">
            <w:drawing>
              <wp:anchor distT="0" distB="0" distL="114300" distR="114300" simplePos="0" relativeHeight="251869184" behindDoc="0" locked="0" layoutInCell="1" allowOverlap="1" wp14:anchorId="06E3061E" wp14:editId="23229F2D">
                <wp:simplePos x="0" y="0"/>
                <wp:positionH relativeFrom="column">
                  <wp:posOffset>0</wp:posOffset>
                </wp:positionH>
                <wp:positionV relativeFrom="paragraph">
                  <wp:posOffset>4117340</wp:posOffset>
                </wp:positionV>
                <wp:extent cx="524700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14:paraId="4A309C1D" w14:textId="16426BEF" w:rsidR="00763AAA" w:rsidRPr="002D4D69" w:rsidRDefault="00763AAA" w:rsidP="00763AAA">
                            <w:pPr>
                              <w:pStyle w:val="Caption"/>
                              <w:rPr>
                                <w:noProof/>
                                <w:sz w:val="24"/>
                                <w:szCs w:val="24"/>
                              </w:rPr>
                            </w:pPr>
                            <w:bookmarkStart w:id="116" w:name="_Toc74879235"/>
                            <w:bookmarkStart w:id="117" w:name="_Toc74879292"/>
                            <w:r>
                              <w:t xml:space="preserve">Gambar 3. </w:t>
                            </w:r>
                            <w:fldSimple w:instr=" SEQ Gambar_3. \* ARABIC ">
                              <w:r w:rsidR="000D1760">
                                <w:rPr>
                                  <w:noProof/>
                                </w:rPr>
                                <w:t>9</w:t>
                              </w:r>
                            </w:fldSimple>
                            <w:r>
                              <w:rPr>
                                <w:lang w:val="en-US"/>
                              </w:rPr>
                              <w:t xml:space="preserve"> </w:t>
                            </w:r>
                            <w:r>
                              <w:rPr>
                                <w:i/>
                                <w:iCs w:val="0"/>
                                <w:lang w:val="en-US"/>
                              </w:rPr>
                              <w:t>Activity Diagram History</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3061E" id="Text Box 121" o:spid="_x0000_s1038" type="#_x0000_t202" style="position:absolute;left:0;text-align:left;margin-left:0;margin-top:324.2pt;width:413.1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" stroked="f">
                <v:textbox style="mso-fit-shape-to-text:t" inset="0,0,0,0">
                  <w:txbxContent>
                    <w:p w14:paraId="4A309C1D" w14:textId="16426BEF" w:rsidR="00763AAA" w:rsidRPr="002D4D69" w:rsidRDefault="00763AAA" w:rsidP="00763AAA">
                      <w:pPr>
                        <w:pStyle w:val="Caption"/>
                        <w:rPr>
                          <w:noProof/>
                          <w:sz w:val="24"/>
                          <w:szCs w:val="24"/>
                        </w:rPr>
                      </w:pPr>
                      <w:bookmarkStart w:id="118" w:name="_Toc74879235"/>
                      <w:bookmarkStart w:id="119" w:name="_Toc74879292"/>
                      <w:r>
                        <w:t xml:space="preserve">Gambar 3. </w:t>
                      </w:r>
                      <w:fldSimple w:instr=" SEQ Gambar_3. \* ARABIC ">
                        <w:r w:rsidR="000D1760">
                          <w:rPr>
                            <w:noProof/>
                          </w:rPr>
                          <w:t>9</w:t>
                        </w:r>
                      </w:fldSimple>
                      <w:r>
                        <w:rPr>
                          <w:lang w:val="en-US"/>
                        </w:rPr>
                        <w:t xml:space="preserve"> </w:t>
                      </w:r>
                      <w:r>
                        <w:rPr>
                          <w:i/>
                          <w:iCs w:val="0"/>
                          <w:lang w:val="en-US"/>
                        </w:rPr>
                        <w:t>Activity Diagram History</w:t>
                      </w:r>
                      <w:bookmarkEnd w:id="118"/>
                      <w:bookmarkEnd w:id="119"/>
                    </w:p>
                  </w:txbxContent>
                </v:textbox>
                <w10:wrap type="topAndBottom"/>
              </v:shape>
            </w:pict>
          </mc:Fallback>
        </mc:AlternateContent>
      </w:r>
      <w:ins w:id="120" w:author="1772033@maranatha.ac.id" w:date="2021-06-03T00:31:00Z">
        <w:r w:rsidR="00BB6D8E">
          <w:rPr>
            <w:noProof/>
          </w:rPr>
          <w:drawing>
            <wp:anchor distT="0" distB="0" distL="114300" distR="114300" simplePos="0" relativeHeight="251710464" behindDoc="0" locked="0" layoutInCell="1" allowOverlap="1" wp14:anchorId="5CD4EBFA" wp14:editId="18C2D91D">
              <wp:simplePos x="0" y="0"/>
              <wp:positionH relativeFrom="margin">
                <wp:align>left</wp:align>
              </wp:positionH>
              <wp:positionV relativeFrom="paragraph">
                <wp:posOffset>453</wp:posOffset>
              </wp:positionV>
              <wp:extent cx="5247005" cy="40601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47005" cy="40601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589D322" w14:textId="684F7684" w:rsidR="00961700" w:rsidRPr="000D1760" w:rsidRDefault="003F6D16" w:rsidP="00961700">
      <w:pPr>
        <w:pStyle w:val="Heading2"/>
        <w:rPr>
          <w:i/>
          <w:iCs/>
          <w:lang w:val="en-US"/>
        </w:rPr>
      </w:pPr>
      <w:bookmarkStart w:id="121" w:name="_Toc74879923"/>
      <w:r w:rsidRPr="000D1760">
        <w:rPr>
          <w:i/>
          <w:iCs/>
          <w:lang w:val="en-US"/>
        </w:rPr>
        <w:t>Entity Relationship Diagram</w:t>
      </w:r>
      <w:bookmarkEnd w:id="121"/>
    </w:p>
    <w:p w14:paraId="5D02D127" w14:textId="29DBF2E6" w:rsidR="003F6D16" w:rsidRDefault="003F6D16" w:rsidP="000630E4">
      <w:pPr>
        <w:ind w:firstLine="720"/>
        <w:rPr>
          <w:lang w:val="en-US"/>
        </w:rPr>
      </w:pPr>
      <w:r>
        <w:rPr>
          <w:lang w:val="en-US"/>
        </w:rPr>
        <w:t xml:space="preserve">Untuk ERD sendiri entitas-entitas yang paling diperlukan untuk SCOLA LMS adalah entitas </w:t>
      </w:r>
      <w:r w:rsidR="000E3112">
        <w:rPr>
          <w:lang w:val="en-US"/>
        </w:rPr>
        <w:t>SuperAdmin, UserMarketing</w:t>
      </w:r>
      <w:r w:rsidR="001A130A">
        <w:rPr>
          <w:lang w:val="en-US"/>
        </w:rPr>
        <w:t>.</w:t>
      </w:r>
    </w:p>
    <w:p w14:paraId="430E92A8" w14:textId="1C903FB5" w:rsidR="003F6D16" w:rsidRDefault="00763AAA">
      <w:pPr>
        <w:rPr>
          <w:lang w:val="en-US"/>
        </w:rPr>
      </w:pPr>
      <w:r>
        <w:rPr>
          <w:noProof/>
        </w:rPr>
        <mc:AlternateContent>
          <mc:Choice Requires="wps">
            <w:drawing>
              <wp:anchor distT="0" distB="0" distL="114300" distR="114300" simplePos="0" relativeHeight="251871232" behindDoc="0" locked="0" layoutInCell="1" allowOverlap="1" wp14:anchorId="64E8B4F4" wp14:editId="157739A0">
                <wp:simplePos x="0" y="0"/>
                <wp:positionH relativeFrom="column">
                  <wp:posOffset>84032</wp:posOffset>
                </wp:positionH>
                <wp:positionV relativeFrom="paragraph">
                  <wp:posOffset>3083984</wp:posOffset>
                </wp:positionV>
                <wp:extent cx="4996815"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32FFDB63" w14:textId="1C3859D7" w:rsidR="00763AAA" w:rsidRPr="00D473DA" w:rsidRDefault="00763AAA" w:rsidP="00763AAA">
                            <w:pPr>
                              <w:pStyle w:val="Caption"/>
                              <w:rPr>
                                <w:noProof/>
                                <w:sz w:val="24"/>
                                <w:szCs w:val="24"/>
                                <w:lang w:val="en-US"/>
                              </w:rPr>
                            </w:pPr>
                            <w:bookmarkStart w:id="122" w:name="_Toc74879236"/>
                            <w:bookmarkStart w:id="123" w:name="_Toc74879293"/>
                            <w:r>
                              <w:t xml:space="preserve">Gambar 3. </w:t>
                            </w:r>
                            <w:fldSimple w:instr=" SEQ Gambar_3. \* ARABIC ">
                              <w:r w:rsidR="000D1760">
                                <w:rPr>
                                  <w:noProof/>
                                </w:rPr>
                                <w:t>10</w:t>
                              </w:r>
                            </w:fldSimple>
                            <w:r>
                              <w:rPr>
                                <w:lang w:val="en-US"/>
                              </w:rPr>
                              <w:t xml:space="preserve"> </w:t>
                            </w:r>
                            <w:r w:rsidRPr="00F30BDB">
                              <w:rPr>
                                <w:i/>
                                <w:iCs w:val="0"/>
                                <w:lang w:val="en-US"/>
                              </w:rPr>
                              <w:t>Entity Relationship Diagram</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8B4F4" id="Text Box 122" o:spid="_x0000_s1039" type="#_x0000_t202" style="position:absolute;left:0;text-align:left;margin-left:6.6pt;margin-top:242.85pt;width:393.4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9MAIAAGkEAAAOAAAAZHJzL2Uyb0RvYy54bWysVMFu2zAMvQ/YPwi6L07SNWi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" stroked="f">
                <v:textbox style="mso-fit-shape-to-text:t" inset="0,0,0,0">
                  <w:txbxContent>
                    <w:p w14:paraId="32FFDB63" w14:textId="1C3859D7" w:rsidR="00763AAA" w:rsidRPr="00D473DA" w:rsidRDefault="00763AAA" w:rsidP="00763AAA">
                      <w:pPr>
                        <w:pStyle w:val="Caption"/>
                        <w:rPr>
                          <w:noProof/>
                          <w:sz w:val="24"/>
                          <w:szCs w:val="24"/>
                          <w:lang w:val="en-US"/>
                        </w:rPr>
                      </w:pPr>
                      <w:bookmarkStart w:id="124" w:name="_Toc74879236"/>
                      <w:bookmarkStart w:id="125" w:name="_Toc74879293"/>
                      <w:r>
                        <w:t xml:space="preserve">Gambar 3. </w:t>
                      </w:r>
                      <w:fldSimple w:instr=" SEQ Gambar_3. \* ARABIC ">
                        <w:r w:rsidR="000D1760">
                          <w:rPr>
                            <w:noProof/>
                          </w:rPr>
                          <w:t>10</w:t>
                        </w:r>
                      </w:fldSimple>
                      <w:r>
                        <w:rPr>
                          <w:lang w:val="en-US"/>
                        </w:rPr>
                        <w:t xml:space="preserve"> </w:t>
                      </w:r>
                      <w:r w:rsidRPr="00F30BDB">
                        <w:rPr>
                          <w:i/>
                          <w:iCs w:val="0"/>
                          <w:lang w:val="en-US"/>
                        </w:rPr>
                        <w:t>Entity Relationship Diagram</w:t>
                      </w:r>
                      <w:bookmarkEnd w:id="124"/>
                      <w:bookmarkEnd w:id="125"/>
                    </w:p>
                  </w:txbxContent>
                </v:textbox>
                <w10:wrap type="topAndBottom"/>
              </v:shape>
            </w:pict>
          </mc:Fallback>
        </mc:AlternateContent>
      </w:r>
      <w:r w:rsidR="003F6D16">
        <w:rPr>
          <w:noProof/>
          <w:lang w:val="en-US"/>
        </w:rPr>
        <w:drawing>
          <wp:anchor distT="0" distB="0" distL="114300" distR="114300" simplePos="0" relativeHeight="251711488" behindDoc="0" locked="0" layoutInCell="1" allowOverlap="1" wp14:anchorId="1CF60997" wp14:editId="0D41A7FB">
            <wp:simplePos x="0" y="0"/>
            <wp:positionH relativeFrom="column">
              <wp:posOffset>126819</wp:posOffset>
            </wp:positionH>
            <wp:positionV relativeFrom="paragraph">
              <wp:posOffset>220526</wp:posOffset>
            </wp:positionV>
            <wp:extent cx="4996815" cy="29279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996815" cy="2927985"/>
                    </a:xfrm>
                    <a:prstGeom prst="rect">
                      <a:avLst/>
                    </a:prstGeom>
                    <a:noFill/>
                    <a:ln>
                      <a:noFill/>
                    </a:ln>
                  </pic:spPr>
                </pic:pic>
              </a:graphicData>
            </a:graphic>
          </wp:anchor>
        </w:drawing>
      </w:r>
      <w:r w:rsidR="003F6D16">
        <w:rPr>
          <w:lang w:val="en-US"/>
        </w:rPr>
        <w:br w:type="page"/>
      </w:r>
    </w:p>
    <w:p w14:paraId="11A9A7BB" w14:textId="0783652A" w:rsidR="00961700" w:rsidRPr="00961700" w:rsidRDefault="00961700" w:rsidP="000630E4">
      <w:pPr>
        <w:ind w:firstLine="720"/>
        <w:rPr>
          <w:lang w:val="en-US"/>
        </w:rPr>
        <w:sectPr w:rsidR="00961700" w:rsidRPr="00961700" w:rsidSect="00226B5C">
          <w:pgSz w:w="11906" w:h="16838"/>
          <w:pgMar w:top="1701" w:right="1701" w:bottom="1701" w:left="2268" w:header="720" w:footer="720" w:gutter="0"/>
          <w:cols w:space="720"/>
          <w:titlePg/>
          <w:docGrid w:linePitch="360"/>
        </w:sectPr>
      </w:pPr>
    </w:p>
    <w:p w14:paraId="1A23C26C" w14:textId="76B65186" w:rsidR="003F6D16" w:rsidRDefault="003F6D16" w:rsidP="003F6D16">
      <w:pPr>
        <w:pStyle w:val="Heading2"/>
        <w:rPr>
          <w:i/>
          <w:iCs/>
          <w:lang w:val="en-US"/>
        </w:rPr>
      </w:pPr>
      <w:bookmarkStart w:id="126" w:name="_Toc74879924"/>
      <w:r>
        <w:rPr>
          <w:lang w:val="en-US"/>
        </w:rPr>
        <w:lastRenderedPageBreak/>
        <w:t xml:space="preserve">Rancangan </w:t>
      </w:r>
      <w:r>
        <w:rPr>
          <w:i/>
          <w:iCs/>
          <w:lang w:val="en-US"/>
        </w:rPr>
        <w:t>User Interface</w:t>
      </w:r>
      <w:bookmarkEnd w:id="126"/>
    </w:p>
    <w:p w14:paraId="4B62876D" w14:textId="001D65CC" w:rsidR="003F6D16" w:rsidRPr="008B42DB" w:rsidRDefault="003F6D16" w:rsidP="000D1760">
      <w:pPr>
        <w:ind w:left="567" w:firstLine="153"/>
        <w:rPr>
          <w:rFonts w:asciiTheme="majorHAnsi" w:eastAsiaTheme="majorEastAsia" w:hAnsiTheme="majorHAnsi" w:cstheme="majorBidi"/>
          <w:bCs/>
          <w:color w:val="000000" w:themeColor="accent1" w:themeShade="BF"/>
          <w:szCs w:val="26"/>
          <w:lang w:val="en-US"/>
        </w:rPr>
      </w:pPr>
      <w:r w:rsidRPr="008B42DB">
        <w:rPr>
          <w:rFonts w:asciiTheme="majorHAnsi" w:eastAsiaTheme="majorEastAsia" w:hAnsiTheme="majorHAnsi" w:cstheme="majorBidi"/>
          <w:bCs/>
          <w:color w:val="000000" w:themeColor="accent1" w:themeShade="BF"/>
          <w:szCs w:val="26"/>
          <w:lang w:val="en-US"/>
        </w:rPr>
        <w:t>Sistem ini memiliki beberapa halaman dengan tujuan untuk memenuhi kebutuhan SuperAdmmin, UserMarketing sebagai media analisis data.</w:t>
      </w:r>
    </w:p>
    <w:p w14:paraId="02D6E954" w14:textId="09C1E10F" w:rsidR="003F6D16" w:rsidRDefault="003F6D16" w:rsidP="003F6D16">
      <w:pPr>
        <w:rPr>
          <w:rFonts w:asciiTheme="majorHAnsi" w:eastAsiaTheme="majorEastAsia" w:hAnsiTheme="majorHAnsi" w:cstheme="majorBidi"/>
          <w:b/>
          <w:color w:val="000000" w:themeColor="accent1" w:themeShade="BF"/>
          <w:szCs w:val="26"/>
          <w:lang w:val="en-US"/>
        </w:rPr>
      </w:pPr>
    </w:p>
    <w:p w14:paraId="3A371E3E" w14:textId="04C622C9" w:rsidR="003F6D16" w:rsidRDefault="00141829" w:rsidP="00141829">
      <w:pPr>
        <w:pStyle w:val="Heading3"/>
        <w:rPr>
          <w:lang w:val="en-US"/>
        </w:rPr>
      </w:pPr>
      <w:bookmarkStart w:id="127" w:name="_Toc74879925"/>
      <w:r>
        <w:rPr>
          <w:lang w:val="en-US"/>
        </w:rPr>
        <w:t xml:space="preserve">Halaman </w:t>
      </w:r>
      <w:r w:rsidRPr="000D1760">
        <w:rPr>
          <w:i/>
          <w:iCs/>
          <w:lang w:val="en-US"/>
        </w:rPr>
        <w:t>Login</w:t>
      </w:r>
      <w:bookmarkEnd w:id="127"/>
    </w:p>
    <w:p w14:paraId="52D212F9" w14:textId="650DEC44" w:rsidR="00FA2F59" w:rsidRPr="000D1760" w:rsidRDefault="000D1760" w:rsidP="000D1760">
      <w:pPr>
        <w:ind w:left="567" w:firstLine="153"/>
        <w:rPr>
          <w:lang w:val="en-US"/>
        </w:rPr>
      </w:pPr>
      <w:r>
        <w:rPr>
          <w:noProof/>
        </w:rPr>
        <mc:AlternateContent>
          <mc:Choice Requires="wps">
            <w:drawing>
              <wp:anchor distT="0" distB="0" distL="114300" distR="114300" simplePos="0" relativeHeight="251873280" behindDoc="0" locked="0" layoutInCell="1" allowOverlap="1" wp14:anchorId="04999641" wp14:editId="695A0E1D">
                <wp:simplePos x="0" y="0"/>
                <wp:positionH relativeFrom="column">
                  <wp:posOffset>343535</wp:posOffset>
                </wp:positionH>
                <wp:positionV relativeFrom="paragraph">
                  <wp:posOffset>2367704</wp:posOffset>
                </wp:positionV>
                <wp:extent cx="448627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353EBEEC" w14:textId="79861657" w:rsidR="00F30BDB" w:rsidRPr="0067261C" w:rsidRDefault="00F30BDB" w:rsidP="00F30BDB">
                            <w:pPr>
                              <w:pStyle w:val="Caption"/>
                              <w:rPr>
                                <w:noProof/>
                                <w:sz w:val="24"/>
                                <w:szCs w:val="24"/>
                                <w:lang w:val="en-US"/>
                              </w:rPr>
                            </w:pPr>
                            <w:bookmarkStart w:id="128" w:name="_Toc74879237"/>
                            <w:bookmarkStart w:id="129" w:name="_Toc74879294"/>
                            <w:r>
                              <w:t xml:space="preserve">Gambar 3. </w:t>
                            </w:r>
                            <w:fldSimple w:instr=" SEQ Gambar_3. \* ARABIC ">
                              <w:r w:rsidR="000D1760">
                                <w:rPr>
                                  <w:noProof/>
                                </w:rPr>
                                <w:t>11</w:t>
                              </w:r>
                            </w:fldSimple>
                            <w:r>
                              <w:rPr>
                                <w:lang w:val="en-US"/>
                              </w:rPr>
                              <w:t xml:space="preserve"> </w:t>
                            </w:r>
                            <w:r>
                              <w:rPr>
                                <w:i/>
                                <w:iCs w:val="0"/>
                                <w:lang w:val="en-US"/>
                              </w:rPr>
                              <w:t>User Interface Login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9641" id="Text Box 123" o:spid="_x0000_s1040" type="#_x0000_t202" style="position:absolute;left:0;text-align:left;margin-left:27.05pt;margin-top:186.45pt;width:353.2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TlMAIAAGkEAAAOAAAAZHJzL2Uyb0RvYy54bWysVFFv2yAQfp+0/4B4X5ykaVZ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" stroked="f">
                <v:textbox style="mso-fit-shape-to-text:t" inset="0,0,0,0">
                  <w:txbxContent>
                    <w:p w14:paraId="353EBEEC" w14:textId="79861657" w:rsidR="00F30BDB" w:rsidRPr="0067261C" w:rsidRDefault="00F30BDB" w:rsidP="00F30BDB">
                      <w:pPr>
                        <w:pStyle w:val="Caption"/>
                        <w:rPr>
                          <w:noProof/>
                          <w:sz w:val="24"/>
                          <w:szCs w:val="24"/>
                          <w:lang w:val="en-US"/>
                        </w:rPr>
                      </w:pPr>
                      <w:bookmarkStart w:id="130" w:name="_Toc74879237"/>
                      <w:bookmarkStart w:id="131" w:name="_Toc74879294"/>
                      <w:r>
                        <w:t xml:space="preserve">Gambar 3. </w:t>
                      </w:r>
                      <w:fldSimple w:instr=" SEQ Gambar_3. \* ARABIC ">
                        <w:r w:rsidR="000D1760">
                          <w:rPr>
                            <w:noProof/>
                          </w:rPr>
                          <w:t>11</w:t>
                        </w:r>
                      </w:fldSimple>
                      <w:r>
                        <w:rPr>
                          <w:lang w:val="en-US"/>
                        </w:rPr>
                        <w:t xml:space="preserve"> </w:t>
                      </w:r>
                      <w:r>
                        <w:rPr>
                          <w:i/>
                          <w:iCs w:val="0"/>
                          <w:lang w:val="en-US"/>
                        </w:rPr>
                        <w:t>User Interface Login</w:t>
                      </w:r>
                      <w:bookmarkEnd w:id="130"/>
                      <w:bookmarkEnd w:id="131"/>
                    </w:p>
                  </w:txbxContent>
                </v:textbox>
                <w10:wrap type="topAndBottom"/>
              </v:shape>
            </w:pict>
          </mc:Fallback>
        </mc:AlternateContent>
      </w:r>
      <w:r>
        <w:rPr>
          <w:noProof/>
          <w:lang w:val="en-US"/>
        </w:rPr>
        <w:drawing>
          <wp:anchor distT="0" distB="0" distL="114300" distR="114300" simplePos="0" relativeHeight="251793408" behindDoc="0" locked="0" layoutInCell="1" allowOverlap="1" wp14:anchorId="531944F4" wp14:editId="23A57E60">
            <wp:simplePos x="0" y="0"/>
            <wp:positionH relativeFrom="column">
              <wp:posOffset>303530</wp:posOffset>
            </wp:positionH>
            <wp:positionV relativeFrom="paragraph">
              <wp:posOffset>754168</wp:posOffset>
            </wp:positionV>
            <wp:extent cx="4486275" cy="1727200"/>
            <wp:effectExtent l="0" t="0" r="9525"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86275" cy="1727200"/>
                    </a:xfrm>
                    <a:prstGeom prst="rect">
                      <a:avLst/>
                    </a:prstGeom>
                    <a:noFill/>
                    <a:ln>
                      <a:noFill/>
                    </a:ln>
                  </pic:spPr>
                </pic:pic>
              </a:graphicData>
            </a:graphic>
            <wp14:sizeRelV relativeFrom="margin">
              <wp14:pctHeight>0</wp14:pctHeight>
            </wp14:sizeRelV>
          </wp:anchor>
        </w:drawing>
      </w:r>
      <w:r w:rsidR="00141829">
        <w:rPr>
          <w:lang w:val="en-US"/>
        </w:rPr>
        <w:t xml:space="preserve">Tampilan awal dari sistem ini adalah halaman </w:t>
      </w:r>
      <w:r w:rsidR="00141829">
        <w:rPr>
          <w:i/>
          <w:iCs/>
          <w:lang w:val="en-US"/>
        </w:rPr>
        <w:t xml:space="preserve">Login, </w:t>
      </w:r>
      <w:r w:rsidR="00141829">
        <w:rPr>
          <w:lang w:val="en-US"/>
        </w:rPr>
        <w:t>UserMarketing dapat melakukan login dengan akun yang sudah dibuat oleh SuperAdmin.</w:t>
      </w:r>
      <w:r>
        <w:rPr>
          <w:lang w:val="en-US"/>
        </w:rPr>
        <w:t xml:space="preserve"> Rancangan tampilan </w:t>
      </w:r>
      <w:r>
        <w:rPr>
          <w:i/>
          <w:iCs/>
          <w:lang w:val="en-US"/>
        </w:rPr>
        <w:t xml:space="preserve">login </w:t>
      </w:r>
      <w:r>
        <w:rPr>
          <w:lang w:val="en-US"/>
        </w:rPr>
        <w:t>seperti Gambar 3.11.</w:t>
      </w:r>
    </w:p>
    <w:p w14:paraId="55750053" w14:textId="690947DE" w:rsidR="00024B62" w:rsidRPr="00024B62" w:rsidRDefault="00024B62" w:rsidP="00024B62">
      <w:pPr>
        <w:pStyle w:val="Heading2"/>
        <w:numPr>
          <w:ilvl w:val="0"/>
          <w:numId w:val="0"/>
        </w:numPr>
        <w:rPr>
          <w:i/>
          <w:iCs/>
          <w:lang w:val="en-US"/>
        </w:rPr>
      </w:pPr>
    </w:p>
    <w:p w14:paraId="6BCB1FE3" w14:textId="13D88A16" w:rsidR="00024B62" w:rsidRPr="00024B62" w:rsidRDefault="00024B62" w:rsidP="00024B62">
      <w:pPr>
        <w:pStyle w:val="Heading2"/>
        <w:rPr>
          <w:i/>
          <w:iCs/>
          <w:lang w:val="en-US"/>
        </w:rPr>
      </w:pPr>
      <w:bookmarkStart w:id="132" w:name="_Toc74879926"/>
      <w:r>
        <w:rPr>
          <w:lang w:val="en-US"/>
        </w:rPr>
        <w:t xml:space="preserve">Halaman </w:t>
      </w:r>
      <w:r w:rsidR="00141829">
        <w:rPr>
          <w:i/>
          <w:iCs/>
          <w:lang w:val="en-US"/>
        </w:rPr>
        <w:t xml:space="preserve">Dashboard </w:t>
      </w:r>
      <w:r w:rsidR="00BC55F1">
        <w:rPr>
          <w:i/>
          <w:iCs/>
          <w:lang w:val="en-US"/>
        </w:rPr>
        <w:t>SuperAdmin</w:t>
      </w:r>
      <w:r w:rsidR="00C67950">
        <w:rPr>
          <w:i/>
          <w:iCs/>
          <w:lang w:val="en-US"/>
        </w:rPr>
        <w:t>/Usermarketin</w:t>
      </w:r>
      <w:bookmarkEnd w:id="132"/>
    </w:p>
    <w:p w14:paraId="36A98E1A" w14:textId="44012F45" w:rsidR="00141829" w:rsidRPr="0091179D" w:rsidRDefault="000D1760" w:rsidP="00024B62">
      <w:pPr>
        <w:ind w:left="567" w:firstLine="142"/>
        <w:rPr>
          <w:bCs/>
          <w:lang w:val="en-US"/>
        </w:rPr>
      </w:pPr>
      <w:r>
        <w:rPr>
          <w:noProof/>
        </w:rPr>
        <mc:AlternateContent>
          <mc:Choice Requires="wps">
            <w:drawing>
              <wp:anchor distT="0" distB="0" distL="114300" distR="114300" simplePos="0" relativeHeight="251985920" behindDoc="0" locked="0" layoutInCell="1" allowOverlap="1" wp14:anchorId="03284F0D" wp14:editId="1C869488">
                <wp:simplePos x="0" y="0"/>
                <wp:positionH relativeFrom="column">
                  <wp:posOffset>34290</wp:posOffset>
                </wp:positionH>
                <wp:positionV relativeFrom="paragraph">
                  <wp:posOffset>2391621</wp:posOffset>
                </wp:positionV>
                <wp:extent cx="5038725" cy="635"/>
                <wp:effectExtent l="0" t="0" r="0" b="0"/>
                <wp:wrapTopAndBottom/>
                <wp:docPr id="180" name="Text Box 180"/>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031580D6" w14:textId="5CF7818E" w:rsidR="000D1760" w:rsidRPr="00121A32" w:rsidRDefault="000D1760" w:rsidP="000D1760">
                            <w:pPr>
                              <w:pStyle w:val="Caption"/>
                              <w:rPr>
                                <w:rFonts w:asciiTheme="majorHAnsi" w:eastAsiaTheme="majorEastAsia" w:hAnsiTheme="majorHAnsi" w:cstheme="majorBidi"/>
                                <w:bCs/>
                                <w:noProof/>
                                <w:color w:val="000000" w:themeColor="accent1" w:themeShade="BF"/>
                                <w:sz w:val="24"/>
                                <w:szCs w:val="26"/>
                                <w:lang w:val="en-US"/>
                              </w:rPr>
                            </w:pPr>
                            <w:bookmarkStart w:id="133" w:name="_Toc74879238"/>
                            <w:bookmarkStart w:id="134" w:name="_Toc74879295"/>
                            <w:r>
                              <w:t xml:space="preserve">Gambar 3. </w:t>
                            </w:r>
                            <w:fldSimple w:instr=" SEQ Gambar_3. \* ARABIC ">
                              <w:r>
                                <w:rPr>
                                  <w:noProof/>
                                </w:rPr>
                                <w:t>12</w:t>
                              </w:r>
                            </w:fldSimple>
                            <w:r>
                              <w:rPr>
                                <w:lang w:val="en-US"/>
                              </w:rPr>
                              <w:t xml:space="preserve"> </w:t>
                            </w:r>
                            <w:r>
                              <w:rPr>
                                <w:i/>
                                <w:iCs w:val="0"/>
                                <w:lang w:val="en-US"/>
                              </w:rPr>
                              <w:t>User Interface Dashboard</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4F0D" id="Text Box 180" o:spid="_x0000_s1041" type="#_x0000_t202" style="position:absolute;left:0;text-align:left;margin-left:2.7pt;margin-top:188.3pt;width:396.75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" stroked="f">
                <v:textbox style="mso-fit-shape-to-text:t" inset="0,0,0,0">
                  <w:txbxContent>
                    <w:p w14:paraId="031580D6" w14:textId="5CF7818E" w:rsidR="000D1760" w:rsidRPr="00121A32" w:rsidRDefault="000D1760" w:rsidP="000D1760">
                      <w:pPr>
                        <w:pStyle w:val="Caption"/>
                        <w:rPr>
                          <w:rFonts w:asciiTheme="majorHAnsi" w:eastAsiaTheme="majorEastAsia" w:hAnsiTheme="majorHAnsi" w:cstheme="majorBidi"/>
                          <w:bCs/>
                          <w:noProof/>
                          <w:color w:val="000000" w:themeColor="accent1" w:themeShade="BF"/>
                          <w:sz w:val="24"/>
                          <w:szCs w:val="26"/>
                          <w:lang w:val="en-US"/>
                        </w:rPr>
                      </w:pPr>
                      <w:bookmarkStart w:id="135" w:name="_Toc74879238"/>
                      <w:bookmarkStart w:id="136" w:name="_Toc74879295"/>
                      <w:r>
                        <w:t xml:space="preserve">Gambar 3. </w:t>
                      </w:r>
                      <w:fldSimple w:instr=" SEQ Gambar_3. \* ARABIC ">
                        <w:r>
                          <w:rPr>
                            <w:noProof/>
                          </w:rPr>
                          <w:t>12</w:t>
                        </w:r>
                      </w:fldSimple>
                      <w:r>
                        <w:rPr>
                          <w:lang w:val="en-US"/>
                        </w:rPr>
                        <w:t xml:space="preserve"> </w:t>
                      </w:r>
                      <w:r>
                        <w:rPr>
                          <w:i/>
                          <w:iCs w:val="0"/>
                          <w:lang w:val="en-US"/>
                        </w:rPr>
                        <w:t>User Interface Dashboard</w:t>
                      </w:r>
                      <w:bookmarkEnd w:id="135"/>
                      <w:bookmarkEnd w:id="136"/>
                    </w:p>
                  </w:txbxContent>
                </v:textbox>
                <w10:wrap type="topAndBottom"/>
              </v:shape>
            </w:pict>
          </mc:Fallback>
        </mc:AlternateContent>
      </w:r>
      <w:r>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5456" behindDoc="0" locked="0" layoutInCell="1" allowOverlap="1" wp14:anchorId="52834EFD" wp14:editId="4DE2A52D">
            <wp:simplePos x="0" y="0"/>
            <wp:positionH relativeFrom="column">
              <wp:posOffset>169969</wp:posOffset>
            </wp:positionH>
            <wp:positionV relativeFrom="paragraph">
              <wp:posOffset>735330</wp:posOffset>
            </wp:positionV>
            <wp:extent cx="5038725" cy="1743075"/>
            <wp:effectExtent l="0" t="0" r="9525"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141829" w:rsidRPr="0091179D">
        <w:rPr>
          <w:rFonts w:asciiTheme="majorHAnsi" w:eastAsiaTheme="majorEastAsia" w:hAnsiTheme="majorHAnsi" w:cstheme="majorBidi"/>
          <w:bCs/>
          <w:color w:val="000000" w:themeColor="accent1" w:themeShade="BF"/>
          <w:szCs w:val="26"/>
          <w:lang w:val="en-US"/>
        </w:rPr>
        <w:t>Rancangan</w:t>
      </w:r>
      <w:r w:rsidR="00FA2F59">
        <w:rPr>
          <w:rFonts w:asciiTheme="majorHAnsi" w:eastAsiaTheme="majorEastAsia" w:hAnsiTheme="majorHAnsi" w:cstheme="majorBidi"/>
          <w:bCs/>
          <w:color w:val="000000" w:themeColor="accent1" w:themeShade="BF"/>
          <w:szCs w:val="26"/>
          <w:lang w:val="en-US"/>
        </w:rPr>
        <w:t xml:space="preserve"> </w:t>
      </w:r>
      <w:r w:rsidR="00141829" w:rsidRPr="0091179D">
        <w:rPr>
          <w:rFonts w:asciiTheme="majorHAnsi" w:eastAsiaTheme="majorEastAsia" w:hAnsiTheme="majorHAnsi" w:cstheme="majorBidi"/>
          <w:bCs/>
          <w:color w:val="000000" w:themeColor="accent1" w:themeShade="BF"/>
          <w:szCs w:val="26"/>
          <w:lang w:val="en-US"/>
        </w:rPr>
        <w:t xml:space="preserve">halaman </w:t>
      </w:r>
      <w:r w:rsidR="00141829" w:rsidRPr="0091179D">
        <w:rPr>
          <w:rFonts w:asciiTheme="majorHAnsi" w:eastAsiaTheme="majorEastAsia" w:hAnsiTheme="majorHAnsi" w:cstheme="majorBidi"/>
          <w:bCs/>
          <w:i/>
          <w:iCs/>
          <w:color w:val="000000" w:themeColor="accent1" w:themeShade="BF"/>
          <w:szCs w:val="26"/>
          <w:lang w:val="en-US"/>
        </w:rPr>
        <w:t xml:space="preserve">home </w:t>
      </w:r>
      <w:r w:rsidR="00141829" w:rsidRPr="0091179D">
        <w:rPr>
          <w:rFonts w:asciiTheme="majorHAnsi" w:eastAsiaTheme="majorEastAsia" w:hAnsiTheme="majorHAnsi" w:cstheme="majorBidi"/>
          <w:bCs/>
          <w:color w:val="000000" w:themeColor="accent1" w:themeShade="BF"/>
          <w:szCs w:val="26"/>
          <w:lang w:val="en-US"/>
        </w:rPr>
        <w:t>dapat dilihat pada Gamba</w:t>
      </w:r>
      <w:r>
        <w:rPr>
          <w:rFonts w:asciiTheme="majorHAnsi" w:eastAsiaTheme="majorEastAsia" w:hAnsiTheme="majorHAnsi" w:cstheme="majorBidi"/>
          <w:bCs/>
          <w:color w:val="000000" w:themeColor="accent1" w:themeShade="BF"/>
          <w:szCs w:val="26"/>
          <w:lang w:val="en-US"/>
        </w:rPr>
        <w:t xml:space="preserve">r 3.12. </w:t>
      </w:r>
      <w:r w:rsidR="00141829" w:rsidRPr="0091179D">
        <w:rPr>
          <w:rFonts w:asciiTheme="majorHAnsi" w:eastAsiaTheme="majorEastAsia" w:hAnsiTheme="majorHAnsi" w:cstheme="majorBidi"/>
          <w:bCs/>
          <w:color w:val="000000" w:themeColor="accent1" w:themeShade="BF"/>
          <w:szCs w:val="26"/>
          <w:lang w:val="en-US"/>
        </w:rPr>
        <w:t>Pengguna</w:t>
      </w:r>
      <w:r w:rsidR="00024B62">
        <w:rPr>
          <w:rFonts w:asciiTheme="majorHAnsi" w:eastAsiaTheme="majorEastAsia" w:hAnsiTheme="majorHAnsi" w:cstheme="majorBidi"/>
          <w:bCs/>
          <w:color w:val="000000" w:themeColor="accent1" w:themeShade="BF"/>
          <w:szCs w:val="26"/>
          <w:lang w:val="en-US"/>
        </w:rPr>
        <w:t xml:space="preserve"> </w:t>
      </w:r>
      <w:r w:rsidR="00D17354">
        <w:rPr>
          <w:rFonts w:asciiTheme="majorHAnsi" w:eastAsiaTheme="majorEastAsia" w:hAnsiTheme="majorHAnsi" w:cstheme="majorBidi"/>
          <w:bCs/>
          <w:color w:val="000000" w:themeColor="accent1" w:themeShade="BF"/>
          <w:szCs w:val="26"/>
          <w:lang w:val="en-US"/>
        </w:rPr>
        <w:t xml:space="preserve">(UserMarketing &amp; SuperAdmin) </w:t>
      </w:r>
      <w:r w:rsidR="00141829" w:rsidRPr="0091179D">
        <w:rPr>
          <w:rFonts w:asciiTheme="majorHAnsi" w:eastAsiaTheme="majorEastAsia" w:hAnsiTheme="majorHAnsi" w:cstheme="majorBidi"/>
          <w:bCs/>
          <w:color w:val="000000" w:themeColor="accent1" w:themeShade="BF"/>
          <w:szCs w:val="26"/>
          <w:lang w:val="en-US"/>
        </w:rPr>
        <w:t>dapat melihat menu-menu yang tersedia dihalaman</w:t>
      </w:r>
      <w:r w:rsidR="00D17354">
        <w:rPr>
          <w:rFonts w:asciiTheme="majorHAnsi" w:eastAsiaTheme="majorEastAsia" w:hAnsiTheme="majorHAnsi" w:cstheme="majorBidi"/>
          <w:bCs/>
          <w:color w:val="000000" w:themeColor="accent1" w:themeShade="BF"/>
          <w:szCs w:val="26"/>
          <w:lang w:val="en-US"/>
        </w:rPr>
        <w:t xml:space="preserve"> </w:t>
      </w:r>
      <w:r w:rsidR="00D17354" w:rsidRPr="007A63CE">
        <w:rPr>
          <w:rFonts w:asciiTheme="majorHAnsi" w:eastAsiaTheme="majorEastAsia" w:hAnsiTheme="majorHAnsi" w:cstheme="majorBidi"/>
          <w:bCs/>
          <w:i/>
          <w:iCs/>
          <w:color w:val="000000" w:themeColor="accent1" w:themeShade="BF"/>
          <w:szCs w:val="26"/>
          <w:lang w:val="en-US"/>
        </w:rPr>
        <w:t>Dashboard</w:t>
      </w:r>
      <w:r w:rsidR="00D17354">
        <w:rPr>
          <w:rFonts w:asciiTheme="majorHAnsi" w:eastAsiaTheme="majorEastAsia" w:hAnsiTheme="majorHAnsi" w:cstheme="majorBidi"/>
          <w:bCs/>
          <w:color w:val="000000" w:themeColor="accent1" w:themeShade="BF"/>
          <w:szCs w:val="26"/>
          <w:lang w:val="en-US"/>
        </w:rPr>
        <w:t>.</w:t>
      </w:r>
    </w:p>
    <w:p w14:paraId="77163397" w14:textId="49E0EFF2" w:rsidR="00BC55F1" w:rsidRDefault="00BC55F1"/>
    <w:p w14:paraId="29C621EA" w14:textId="1221F255" w:rsidR="00BC55F1" w:rsidRDefault="00BC55F1" w:rsidP="00BC55F1">
      <w:pPr>
        <w:pStyle w:val="Heading2"/>
        <w:rPr>
          <w:i/>
          <w:iCs/>
          <w:lang w:val="en-US"/>
        </w:rPr>
      </w:pPr>
      <w:bookmarkStart w:id="137" w:name="_Toc74879927"/>
      <w:r>
        <w:rPr>
          <w:lang w:val="en-US"/>
        </w:rPr>
        <w:lastRenderedPageBreak/>
        <w:t xml:space="preserve">Halaman </w:t>
      </w:r>
      <w:r w:rsidR="003F5AA3">
        <w:rPr>
          <w:i/>
          <w:iCs/>
          <w:lang w:val="en-US"/>
        </w:rPr>
        <w:t>Companies</w:t>
      </w:r>
      <w:bookmarkEnd w:id="137"/>
      <w:r>
        <w:rPr>
          <w:i/>
          <w:iCs/>
          <w:lang w:val="en-US"/>
        </w:rPr>
        <w:t xml:space="preserve"> </w:t>
      </w:r>
    </w:p>
    <w:p w14:paraId="758596B3" w14:textId="4E6AE43A" w:rsidR="000D1760" w:rsidRDefault="007A63CE" w:rsidP="000D1760">
      <w:pPr>
        <w:ind w:left="567" w:firstLine="142"/>
        <w:rPr>
          <w:rFonts w:asciiTheme="majorHAnsi" w:eastAsiaTheme="majorEastAsia" w:hAnsiTheme="majorHAnsi" w:cstheme="majorBidi"/>
          <w:bCs/>
          <w:color w:val="000000" w:themeColor="accent1" w:themeShade="BF"/>
          <w:szCs w:val="26"/>
          <w:lang w:val="en-US"/>
        </w:rPr>
      </w:pPr>
      <w:r>
        <w:rPr>
          <w:noProof/>
        </w:rPr>
        <mc:AlternateContent>
          <mc:Choice Requires="wps">
            <w:drawing>
              <wp:anchor distT="0" distB="0" distL="114300" distR="114300" simplePos="0" relativeHeight="251875328" behindDoc="0" locked="0" layoutInCell="1" allowOverlap="1" wp14:anchorId="4C59DFD3" wp14:editId="288D4D4D">
                <wp:simplePos x="0" y="0"/>
                <wp:positionH relativeFrom="margin">
                  <wp:align>right</wp:align>
                </wp:positionH>
                <wp:positionV relativeFrom="paragraph">
                  <wp:posOffset>2661920</wp:posOffset>
                </wp:positionV>
                <wp:extent cx="5038725" cy="635"/>
                <wp:effectExtent l="0" t="0" r="9525" b="1905"/>
                <wp:wrapTopAndBottom/>
                <wp:docPr id="124" name="Text Box 12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1D294280" w14:textId="026906B4" w:rsidR="00024B62" w:rsidRPr="009A5D8A"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38" w:name="_Toc74879239"/>
                            <w:bookmarkStart w:id="139" w:name="_Toc74879296"/>
                            <w:r>
                              <w:t xml:space="preserve">Gambar 3. </w:t>
                            </w:r>
                            <w:fldSimple w:instr=" SEQ Gambar_3. \* ARABIC ">
                              <w:r w:rsidR="000D1760">
                                <w:rPr>
                                  <w:noProof/>
                                </w:rPr>
                                <w:t>13</w:t>
                              </w:r>
                            </w:fldSimple>
                            <w:r>
                              <w:rPr>
                                <w:lang w:val="en-US"/>
                              </w:rPr>
                              <w:t xml:space="preserve"> </w:t>
                            </w:r>
                            <w:r>
                              <w:rPr>
                                <w:i/>
                                <w:iCs w:val="0"/>
                                <w:lang w:val="en-US"/>
                              </w:rPr>
                              <w:t>User Interface Companies</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9DFD3" id="Text Box 124" o:spid="_x0000_s1042" type="#_x0000_t202" style="position:absolute;left:0;text-align:left;margin-left:345.55pt;margin-top:209.6pt;width:396.75pt;height:.05pt;z-index:2518753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YhMAIAAGk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" stroked="f">
                <v:textbox style="mso-fit-shape-to-text:t" inset="0,0,0,0">
                  <w:txbxContent>
                    <w:p w14:paraId="1D294280" w14:textId="026906B4" w:rsidR="00024B62" w:rsidRPr="009A5D8A"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40" w:name="_Toc74879239"/>
                      <w:bookmarkStart w:id="141" w:name="_Toc74879296"/>
                      <w:r>
                        <w:t xml:space="preserve">Gambar 3. </w:t>
                      </w:r>
                      <w:fldSimple w:instr=" SEQ Gambar_3. \* ARABIC ">
                        <w:r w:rsidR="000D1760">
                          <w:rPr>
                            <w:noProof/>
                          </w:rPr>
                          <w:t>13</w:t>
                        </w:r>
                      </w:fldSimple>
                      <w:r>
                        <w:rPr>
                          <w:lang w:val="en-US"/>
                        </w:rPr>
                        <w:t xml:space="preserve"> </w:t>
                      </w:r>
                      <w:r>
                        <w:rPr>
                          <w:i/>
                          <w:iCs w:val="0"/>
                          <w:lang w:val="en-US"/>
                        </w:rPr>
                        <w:t>User Interface Companies</w:t>
                      </w:r>
                      <w:bookmarkEnd w:id="140"/>
                      <w:bookmarkEnd w:id="141"/>
                    </w:p>
                  </w:txbxContent>
                </v:textbox>
                <w10:wrap type="topAndBottom" anchorx="margin"/>
              </v:shape>
            </w:pict>
          </mc:Fallback>
        </mc:AlternateContent>
      </w:r>
      <w:r w:rsidR="000D1760">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6480" behindDoc="0" locked="0" layoutInCell="1" allowOverlap="1" wp14:anchorId="1BF8DE9C" wp14:editId="235784B6">
            <wp:simplePos x="0" y="0"/>
            <wp:positionH relativeFrom="margin">
              <wp:align>left</wp:align>
            </wp:positionH>
            <wp:positionV relativeFrom="paragraph">
              <wp:posOffset>997162</wp:posOffset>
            </wp:positionV>
            <wp:extent cx="5038725" cy="1743075"/>
            <wp:effectExtent l="0" t="0" r="9525" b="952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8B42DB" w:rsidRPr="008B42DB">
        <w:rPr>
          <w:rFonts w:asciiTheme="majorHAnsi" w:eastAsiaTheme="majorEastAsia" w:hAnsiTheme="majorHAnsi" w:cstheme="majorBidi"/>
          <w:bCs/>
          <w:color w:val="000000" w:themeColor="accent1" w:themeShade="BF"/>
          <w:szCs w:val="26"/>
          <w:lang w:val="en-US"/>
        </w:rPr>
        <w:t xml:space="preserve"> </w:t>
      </w:r>
      <w:r w:rsidR="008B42DB">
        <w:rPr>
          <w:rFonts w:asciiTheme="majorHAnsi" w:eastAsiaTheme="majorEastAsia" w:hAnsiTheme="majorHAnsi" w:cstheme="majorBidi"/>
          <w:bCs/>
          <w:color w:val="000000" w:themeColor="accent1" w:themeShade="BF"/>
          <w:szCs w:val="26"/>
          <w:lang w:val="en-US"/>
        </w:rPr>
        <w:t xml:space="preserve">Rancangan halaman </w:t>
      </w:r>
      <w:r w:rsidR="008B42DB">
        <w:rPr>
          <w:rFonts w:asciiTheme="majorHAnsi" w:eastAsiaTheme="majorEastAsia" w:hAnsiTheme="majorHAnsi" w:cstheme="majorBidi"/>
          <w:bCs/>
          <w:i/>
          <w:iCs/>
          <w:color w:val="000000" w:themeColor="accent1" w:themeShade="BF"/>
          <w:szCs w:val="26"/>
          <w:lang w:val="en-US"/>
        </w:rPr>
        <w:t xml:space="preserve">Companies </w:t>
      </w:r>
      <w:r w:rsidR="008B42DB">
        <w:rPr>
          <w:rFonts w:asciiTheme="majorHAnsi" w:eastAsiaTheme="majorEastAsia" w:hAnsiTheme="majorHAnsi" w:cstheme="majorBidi"/>
          <w:bCs/>
          <w:color w:val="000000" w:themeColor="accent1" w:themeShade="BF"/>
          <w:szCs w:val="26"/>
          <w:lang w:val="en-US"/>
        </w:rPr>
        <w:t xml:space="preserve">ini, disediakan </w:t>
      </w:r>
      <w:r w:rsidR="008B42DB" w:rsidRPr="007A63CE">
        <w:rPr>
          <w:rFonts w:asciiTheme="majorHAnsi" w:eastAsiaTheme="majorEastAsia" w:hAnsiTheme="majorHAnsi" w:cstheme="majorBidi"/>
          <w:bCs/>
          <w:i/>
          <w:iCs/>
          <w:color w:val="000000" w:themeColor="accent1" w:themeShade="BF"/>
          <w:szCs w:val="26"/>
          <w:lang w:val="en-US"/>
        </w:rPr>
        <w:t>form</w:t>
      </w:r>
      <w:r w:rsidR="008B42DB">
        <w:rPr>
          <w:rFonts w:asciiTheme="majorHAnsi" w:eastAsiaTheme="majorEastAsia" w:hAnsiTheme="majorHAnsi" w:cstheme="majorBidi"/>
          <w:bCs/>
          <w:color w:val="000000" w:themeColor="accent1" w:themeShade="BF"/>
          <w:szCs w:val="26"/>
          <w:lang w:val="en-US"/>
        </w:rPr>
        <w:t xml:space="preserve"> untuk menambah data, halaman ini juga disediakan “</w:t>
      </w:r>
      <w:r w:rsidR="008B42DB" w:rsidRPr="007A63CE">
        <w:rPr>
          <w:rFonts w:asciiTheme="majorHAnsi" w:eastAsiaTheme="majorEastAsia" w:hAnsiTheme="majorHAnsi" w:cstheme="majorBidi"/>
          <w:bCs/>
          <w:i/>
          <w:iCs/>
          <w:color w:val="000000" w:themeColor="accent1" w:themeShade="BF"/>
          <w:szCs w:val="26"/>
          <w:lang w:val="en-US"/>
        </w:rPr>
        <w:t>download</w:t>
      </w:r>
      <w:r w:rsidR="008B42DB">
        <w:rPr>
          <w:rFonts w:asciiTheme="majorHAnsi" w:eastAsiaTheme="majorEastAsia" w:hAnsiTheme="majorHAnsi" w:cstheme="majorBidi"/>
          <w:bCs/>
          <w:color w:val="000000" w:themeColor="accent1" w:themeShade="BF"/>
          <w:szCs w:val="26"/>
          <w:lang w:val="en-US"/>
        </w:rPr>
        <w:t xml:space="preserve">” untuk mendownload </w:t>
      </w:r>
      <w:r w:rsidR="008B42DB" w:rsidRPr="007A63CE">
        <w:rPr>
          <w:rFonts w:asciiTheme="majorHAnsi" w:eastAsiaTheme="majorEastAsia" w:hAnsiTheme="majorHAnsi" w:cstheme="majorBidi"/>
          <w:bCs/>
          <w:i/>
          <w:iCs/>
          <w:color w:val="000000" w:themeColor="accent1" w:themeShade="BF"/>
          <w:szCs w:val="26"/>
          <w:lang w:val="en-US"/>
        </w:rPr>
        <w:t>table</w:t>
      </w:r>
      <w:r w:rsidR="008B42DB">
        <w:rPr>
          <w:rFonts w:asciiTheme="majorHAnsi" w:eastAsiaTheme="majorEastAsia" w:hAnsiTheme="majorHAnsi" w:cstheme="majorBidi"/>
          <w:bCs/>
          <w:color w:val="000000" w:themeColor="accent1" w:themeShade="BF"/>
          <w:szCs w:val="26"/>
          <w:lang w:val="en-US"/>
        </w:rPr>
        <w:t xml:space="preserve"> jika diperlukan dan halaman ini bisa </w:t>
      </w:r>
      <w:r w:rsidR="008B42DB" w:rsidRPr="007A63CE">
        <w:rPr>
          <w:rFonts w:asciiTheme="majorHAnsi" w:eastAsiaTheme="majorEastAsia" w:hAnsiTheme="majorHAnsi" w:cstheme="majorBidi"/>
          <w:bCs/>
          <w:i/>
          <w:iCs/>
          <w:color w:val="000000" w:themeColor="accent1" w:themeShade="BF"/>
          <w:szCs w:val="26"/>
          <w:lang w:val="en-US"/>
        </w:rPr>
        <w:t>edit data</w:t>
      </w:r>
      <w:r w:rsidR="008B42DB">
        <w:rPr>
          <w:rFonts w:asciiTheme="majorHAnsi" w:eastAsiaTheme="majorEastAsia" w:hAnsiTheme="majorHAnsi" w:cstheme="majorBidi"/>
          <w:bCs/>
          <w:color w:val="000000" w:themeColor="accent1" w:themeShade="BF"/>
          <w:szCs w:val="26"/>
          <w:lang w:val="en-US"/>
        </w:rPr>
        <w:t xml:space="preserve">, hapus </w:t>
      </w:r>
      <w:r w:rsidR="008B42DB" w:rsidRPr="007A63CE">
        <w:rPr>
          <w:rFonts w:asciiTheme="majorHAnsi" w:eastAsiaTheme="majorEastAsia" w:hAnsiTheme="majorHAnsi" w:cstheme="majorBidi"/>
          <w:bCs/>
          <w:i/>
          <w:iCs/>
          <w:color w:val="000000" w:themeColor="accent1" w:themeShade="BF"/>
          <w:szCs w:val="26"/>
          <w:lang w:val="en-US"/>
        </w:rPr>
        <w:t>data</w:t>
      </w:r>
      <w:r w:rsidR="008B42DB">
        <w:rPr>
          <w:rFonts w:asciiTheme="majorHAnsi" w:eastAsiaTheme="majorEastAsia" w:hAnsiTheme="majorHAnsi" w:cstheme="majorBidi"/>
          <w:bCs/>
          <w:color w:val="000000" w:themeColor="accent1" w:themeShade="BF"/>
          <w:szCs w:val="26"/>
          <w:lang w:val="en-US"/>
        </w:rPr>
        <w:t xml:space="preserve"> untuk </w:t>
      </w:r>
      <w:r w:rsidR="008B42DB" w:rsidRPr="007A63CE">
        <w:rPr>
          <w:rFonts w:asciiTheme="majorHAnsi" w:eastAsiaTheme="majorEastAsia" w:hAnsiTheme="majorHAnsi" w:cstheme="majorBidi"/>
          <w:bCs/>
          <w:i/>
          <w:iCs/>
          <w:color w:val="000000" w:themeColor="accent1" w:themeShade="BF"/>
          <w:szCs w:val="26"/>
          <w:lang w:val="en-US"/>
        </w:rPr>
        <w:t>data</w:t>
      </w:r>
      <w:r w:rsidR="008B42DB">
        <w:rPr>
          <w:rFonts w:asciiTheme="majorHAnsi" w:eastAsiaTheme="majorEastAsia" w:hAnsiTheme="majorHAnsi" w:cstheme="majorBidi"/>
          <w:bCs/>
          <w:color w:val="000000" w:themeColor="accent1" w:themeShade="BF"/>
          <w:szCs w:val="26"/>
          <w:lang w:val="en-US"/>
        </w:rPr>
        <w:t xml:space="preserve"> yang diperlukan.</w:t>
      </w:r>
      <w:r w:rsidR="000D1760">
        <w:rPr>
          <w:rFonts w:asciiTheme="majorHAnsi" w:eastAsiaTheme="majorEastAsia" w:hAnsiTheme="majorHAnsi" w:cstheme="majorBidi"/>
          <w:bCs/>
          <w:color w:val="000000" w:themeColor="accent1" w:themeShade="BF"/>
          <w:szCs w:val="26"/>
          <w:lang w:val="en-US"/>
        </w:rPr>
        <w:t xml:space="preserve"> Rancangan dapat dilihat pada Gambar 3.13.</w:t>
      </w:r>
    </w:p>
    <w:p w14:paraId="5FD45628" w14:textId="77777777" w:rsidR="000D1760" w:rsidRPr="008B42DB" w:rsidRDefault="000D1760" w:rsidP="00024B62">
      <w:pPr>
        <w:ind w:left="567" w:firstLine="142"/>
        <w:rPr>
          <w:rFonts w:asciiTheme="majorHAnsi" w:eastAsiaTheme="majorEastAsia" w:hAnsiTheme="majorHAnsi" w:cstheme="majorBidi"/>
          <w:bCs/>
          <w:color w:val="000000" w:themeColor="accent1" w:themeShade="BF"/>
          <w:szCs w:val="26"/>
          <w:lang w:val="en-US"/>
        </w:rPr>
      </w:pPr>
    </w:p>
    <w:p w14:paraId="74AADB38" w14:textId="31C3851E" w:rsidR="00D102F7" w:rsidRPr="000D1760" w:rsidRDefault="000D1760" w:rsidP="00D102F7">
      <w:pPr>
        <w:pStyle w:val="Heading2"/>
        <w:rPr>
          <w:i/>
          <w:iCs/>
          <w:lang w:val="en-US"/>
        </w:rPr>
      </w:pPr>
      <w:bookmarkStart w:id="142" w:name="_Toc74879928"/>
      <w:r>
        <w:rPr>
          <w:lang w:val="en-US"/>
        </w:rPr>
        <w:t xml:space="preserve">Halaman </w:t>
      </w:r>
      <w:r>
        <w:rPr>
          <w:i/>
          <w:iCs/>
          <w:lang w:val="en-US"/>
        </w:rPr>
        <w:t>Progress</w:t>
      </w:r>
      <w:bookmarkEnd w:id="142"/>
      <w:r>
        <w:rPr>
          <w:i/>
          <w:iCs/>
          <w:lang w:val="en-US"/>
        </w:rPr>
        <w:t xml:space="preserve"> </w:t>
      </w:r>
    </w:p>
    <w:p w14:paraId="25C83C8C" w14:textId="752DEF5C" w:rsidR="000D1760" w:rsidRDefault="00024B62" w:rsidP="000D1760">
      <w:pPr>
        <w:ind w:left="567" w:firstLine="142"/>
        <w:rPr>
          <w:rFonts w:asciiTheme="majorHAnsi" w:eastAsiaTheme="majorEastAsia" w:hAnsiTheme="majorHAnsi" w:cstheme="majorBidi"/>
          <w:bCs/>
          <w:color w:val="000000" w:themeColor="accent1" w:themeShade="BF"/>
          <w:szCs w:val="26"/>
          <w:lang w:val="en-US"/>
        </w:rPr>
      </w:pPr>
      <w:r>
        <w:rPr>
          <w:noProof/>
        </w:rPr>
        <mc:AlternateContent>
          <mc:Choice Requires="wps">
            <w:drawing>
              <wp:anchor distT="0" distB="0" distL="114300" distR="114300" simplePos="0" relativeHeight="251877376" behindDoc="0" locked="0" layoutInCell="1" allowOverlap="1" wp14:anchorId="47D8A503" wp14:editId="5398AB61">
                <wp:simplePos x="0" y="0"/>
                <wp:positionH relativeFrom="margin">
                  <wp:align>right</wp:align>
                </wp:positionH>
                <wp:positionV relativeFrom="paragraph">
                  <wp:posOffset>2726327</wp:posOffset>
                </wp:positionV>
                <wp:extent cx="5038725" cy="635"/>
                <wp:effectExtent l="0" t="0" r="9525" b="1905"/>
                <wp:wrapTopAndBottom/>
                <wp:docPr id="125" name="Text Box 12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F03E5A3" w14:textId="29E71595" w:rsidR="00024B62" w:rsidRPr="00251816"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43" w:name="_Toc74879240"/>
                            <w:bookmarkStart w:id="144" w:name="_Toc74879297"/>
                            <w:r>
                              <w:t xml:space="preserve">Gambar 3. </w:t>
                            </w:r>
                            <w:fldSimple w:instr=" SEQ Gambar_3. \* ARABIC ">
                              <w:r w:rsidR="000D1760">
                                <w:rPr>
                                  <w:noProof/>
                                </w:rPr>
                                <w:t>14</w:t>
                              </w:r>
                            </w:fldSimple>
                            <w:r>
                              <w:rPr>
                                <w:lang w:val="en-US"/>
                              </w:rPr>
                              <w:t xml:space="preserve"> </w:t>
                            </w:r>
                            <w:r>
                              <w:rPr>
                                <w:i/>
                                <w:iCs w:val="0"/>
                                <w:lang w:val="en-US"/>
                              </w:rPr>
                              <w:t>User Interface Progress</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8A503" id="Text Box 125" o:spid="_x0000_s1043" type="#_x0000_t202" style="position:absolute;left:0;text-align:left;margin-left:345.55pt;margin-top:214.65pt;width:396.75pt;height:.05pt;z-index:251877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" stroked="f">
                <v:textbox style="mso-fit-shape-to-text:t" inset="0,0,0,0">
                  <w:txbxContent>
                    <w:p w14:paraId="4F03E5A3" w14:textId="29E71595" w:rsidR="00024B62" w:rsidRPr="00251816"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45" w:name="_Toc74879240"/>
                      <w:bookmarkStart w:id="146" w:name="_Toc74879297"/>
                      <w:r>
                        <w:t xml:space="preserve">Gambar 3. </w:t>
                      </w:r>
                      <w:fldSimple w:instr=" SEQ Gambar_3. \* ARABIC ">
                        <w:r w:rsidR="000D1760">
                          <w:rPr>
                            <w:noProof/>
                          </w:rPr>
                          <w:t>14</w:t>
                        </w:r>
                      </w:fldSimple>
                      <w:r>
                        <w:rPr>
                          <w:lang w:val="en-US"/>
                        </w:rPr>
                        <w:t xml:space="preserve"> </w:t>
                      </w:r>
                      <w:r>
                        <w:rPr>
                          <w:i/>
                          <w:iCs w:val="0"/>
                          <w:lang w:val="en-US"/>
                        </w:rPr>
                        <w:t>User Interface Progress</w:t>
                      </w:r>
                      <w:bookmarkEnd w:id="145"/>
                      <w:bookmarkEnd w:id="146"/>
                    </w:p>
                  </w:txbxContent>
                </v:textbox>
                <w10:wrap type="topAndBottom" anchorx="margin"/>
              </v:shape>
            </w:pict>
          </mc:Fallback>
        </mc:AlternateContent>
      </w:r>
      <w:r w:rsidR="008B42DB">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7504" behindDoc="0" locked="0" layoutInCell="1" allowOverlap="1" wp14:anchorId="4823C9E3" wp14:editId="5E14BB61">
            <wp:simplePos x="0" y="0"/>
            <wp:positionH relativeFrom="margin">
              <wp:align>left</wp:align>
            </wp:positionH>
            <wp:positionV relativeFrom="paragraph">
              <wp:posOffset>1046389</wp:posOffset>
            </wp:positionV>
            <wp:extent cx="5038725" cy="1743075"/>
            <wp:effectExtent l="0" t="0" r="9525" b="952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D102F7">
        <w:rPr>
          <w:rFonts w:asciiTheme="majorHAnsi" w:eastAsiaTheme="majorEastAsia" w:hAnsiTheme="majorHAnsi" w:cstheme="majorBidi"/>
          <w:bCs/>
          <w:color w:val="000000" w:themeColor="accent1" w:themeShade="BF"/>
          <w:szCs w:val="26"/>
          <w:lang w:val="en-US"/>
        </w:rPr>
        <w:t xml:space="preserve">Rancangan halaman </w:t>
      </w:r>
      <w:r w:rsidR="00D102F7">
        <w:rPr>
          <w:rFonts w:asciiTheme="majorHAnsi" w:eastAsiaTheme="majorEastAsia" w:hAnsiTheme="majorHAnsi" w:cstheme="majorBidi"/>
          <w:bCs/>
          <w:i/>
          <w:iCs/>
          <w:color w:val="000000" w:themeColor="accent1" w:themeShade="BF"/>
          <w:szCs w:val="26"/>
          <w:lang w:val="en-US"/>
        </w:rPr>
        <w:t xml:space="preserve">Progress </w:t>
      </w:r>
      <w:r w:rsidR="00D102F7">
        <w:rPr>
          <w:rFonts w:asciiTheme="majorHAnsi" w:eastAsiaTheme="majorEastAsia" w:hAnsiTheme="majorHAnsi" w:cstheme="majorBidi"/>
          <w:bCs/>
          <w:color w:val="000000" w:themeColor="accent1" w:themeShade="BF"/>
          <w:szCs w:val="26"/>
          <w:lang w:val="en-US"/>
        </w:rPr>
        <w:t>ini, disediakan form untuk menambah data, halaman ini juga disediakan “</w:t>
      </w:r>
      <w:r w:rsidR="00D102F7" w:rsidRPr="007A63CE">
        <w:rPr>
          <w:rFonts w:asciiTheme="majorHAnsi" w:eastAsiaTheme="majorEastAsia" w:hAnsiTheme="majorHAnsi" w:cstheme="majorBidi"/>
          <w:bCs/>
          <w:i/>
          <w:iCs/>
          <w:color w:val="000000" w:themeColor="accent1" w:themeShade="BF"/>
          <w:szCs w:val="26"/>
          <w:lang w:val="en-US"/>
        </w:rPr>
        <w:t>download</w:t>
      </w:r>
      <w:r w:rsidR="00D102F7">
        <w:rPr>
          <w:rFonts w:asciiTheme="majorHAnsi" w:eastAsiaTheme="majorEastAsia" w:hAnsiTheme="majorHAnsi" w:cstheme="majorBidi"/>
          <w:bCs/>
          <w:color w:val="000000" w:themeColor="accent1" w:themeShade="BF"/>
          <w:szCs w:val="26"/>
          <w:lang w:val="en-US"/>
        </w:rPr>
        <w:t xml:space="preserve">” untuk mendownload </w:t>
      </w:r>
      <w:r w:rsidR="00D102F7" w:rsidRPr="007A63CE">
        <w:rPr>
          <w:rFonts w:asciiTheme="majorHAnsi" w:eastAsiaTheme="majorEastAsia" w:hAnsiTheme="majorHAnsi" w:cstheme="majorBidi"/>
          <w:bCs/>
          <w:i/>
          <w:iCs/>
          <w:color w:val="000000" w:themeColor="accent1" w:themeShade="BF"/>
          <w:szCs w:val="26"/>
          <w:lang w:val="en-US"/>
        </w:rPr>
        <w:t>table</w:t>
      </w:r>
      <w:r w:rsidR="00D102F7">
        <w:rPr>
          <w:rFonts w:asciiTheme="majorHAnsi" w:eastAsiaTheme="majorEastAsia" w:hAnsiTheme="majorHAnsi" w:cstheme="majorBidi"/>
          <w:bCs/>
          <w:color w:val="000000" w:themeColor="accent1" w:themeShade="BF"/>
          <w:szCs w:val="26"/>
          <w:lang w:val="en-US"/>
        </w:rPr>
        <w:t xml:space="preserve"> jika diperlukan dan halaman ini bisa </w:t>
      </w:r>
      <w:r w:rsidR="00D102F7" w:rsidRPr="007A63CE">
        <w:rPr>
          <w:rFonts w:asciiTheme="majorHAnsi" w:eastAsiaTheme="majorEastAsia" w:hAnsiTheme="majorHAnsi" w:cstheme="majorBidi"/>
          <w:bCs/>
          <w:i/>
          <w:iCs/>
          <w:color w:val="000000" w:themeColor="accent1" w:themeShade="BF"/>
          <w:szCs w:val="26"/>
          <w:lang w:val="en-US"/>
        </w:rPr>
        <w:t>edit data</w:t>
      </w:r>
      <w:r w:rsidR="00D102F7">
        <w:rPr>
          <w:rFonts w:asciiTheme="majorHAnsi" w:eastAsiaTheme="majorEastAsia" w:hAnsiTheme="majorHAnsi" w:cstheme="majorBidi"/>
          <w:bCs/>
          <w:color w:val="000000" w:themeColor="accent1" w:themeShade="BF"/>
          <w:szCs w:val="26"/>
          <w:lang w:val="en-US"/>
        </w:rPr>
        <w:t xml:space="preserve">, hapus </w:t>
      </w:r>
      <w:r w:rsidR="00D102F7" w:rsidRPr="007A63CE">
        <w:rPr>
          <w:rFonts w:asciiTheme="majorHAnsi" w:eastAsiaTheme="majorEastAsia" w:hAnsiTheme="majorHAnsi" w:cstheme="majorBidi"/>
          <w:bCs/>
          <w:i/>
          <w:iCs/>
          <w:color w:val="000000" w:themeColor="accent1" w:themeShade="BF"/>
          <w:szCs w:val="26"/>
          <w:lang w:val="en-US"/>
        </w:rPr>
        <w:t>data</w:t>
      </w:r>
      <w:r w:rsidR="00D102F7">
        <w:rPr>
          <w:rFonts w:asciiTheme="majorHAnsi" w:eastAsiaTheme="majorEastAsia" w:hAnsiTheme="majorHAnsi" w:cstheme="majorBidi"/>
          <w:bCs/>
          <w:color w:val="000000" w:themeColor="accent1" w:themeShade="BF"/>
          <w:szCs w:val="26"/>
          <w:lang w:val="en-US"/>
        </w:rPr>
        <w:t xml:space="preserve"> untuk </w:t>
      </w:r>
      <w:r w:rsidR="00D102F7" w:rsidRPr="007A63CE">
        <w:rPr>
          <w:rFonts w:asciiTheme="majorHAnsi" w:eastAsiaTheme="majorEastAsia" w:hAnsiTheme="majorHAnsi" w:cstheme="majorBidi"/>
          <w:bCs/>
          <w:i/>
          <w:iCs/>
          <w:color w:val="000000" w:themeColor="accent1" w:themeShade="BF"/>
          <w:szCs w:val="26"/>
          <w:lang w:val="en-US"/>
        </w:rPr>
        <w:t>data</w:t>
      </w:r>
      <w:r w:rsidR="00D102F7">
        <w:rPr>
          <w:rFonts w:asciiTheme="majorHAnsi" w:eastAsiaTheme="majorEastAsia" w:hAnsiTheme="majorHAnsi" w:cstheme="majorBidi"/>
          <w:bCs/>
          <w:color w:val="000000" w:themeColor="accent1" w:themeShade="BF"/>
          <w:szCs w:val="26"/>
          <w:lang w:val="en-US"/>
        </w:rPr>
        <w:t xml:space="preserve"> yang diperlukan</w:t>
      </w:r>
      <w:r w:rsidR="008B42DB">
        <w:rPr>
          <w:rFonts w:asciiTheme="majorHAnsi" w:eastAsiaTheme="majorEastAsia" w:hAnsiTheme="majorHAnsi" w:cstheme="majorBidi"/>
          <w:bCs/>
          <w:color w:val="000000" w:themeColor="accent1" w:themeShade="BF"/>
          <w:szCs w:val="26"/>
          <w:lang w:val="en-US"/>
        </w:rPr>
        <w:t>.</w:t>
      </w:r>
      <w:r w:rsidR="000D1760" w:rsidRPr="000D1760">
        <w:rPr>
          <w:rFonts w:asciiTheme="majorHAnsi" w:eastAsiaTheme="majorEastAsia" w:hAnsiTheme="majorHAnsi" w:cstheme="majorBidi"/>
          <w:bCs/>
          <w:color w:val="000000" w:themeColor="accent1" w:themeShade="BF"/>
          <w:szCs w:val="26"/>
          <w:lang w:val="en-US"/>
        </w:rPr>
        <w:t xml:space="preserve"> </w:t>
      </w:r>
      <w:r w:rsidR="000D1760">
        <w:rPr>
          <w:rFonts w:asciiTheme="majorHAnsi" w:eastAsiaTheme="majorEastAsia" w:hAnsiTheme="majorHAnsi" w:cstheme="majorBidi"/>
          <w:bCs/>
          <w:color w:val="000000" w:themeColor="accent1" w:themeShade="BF"/>
          <w:szCs w:val="26"/>
          <w:lang w:val="en-US"/>
        </w:rPr>
        <w:t>Rancangan dapat dilihat pada Gambar 3.1</w:t>
      </w:r>
      <w:r w:rsidR="000D1760">
        <w:rPr>
          <w:rFonts w:asciiTheme="majorHAnsi" w:eastAsiaTheme="majorEastAsia" w:hAnsiTheme="majorHAnsi" w:cstheme="majorBidi"/>
          <w:bCs/>
          <w:color w:val="000000" w:themeColor="accent1" w:themeShade="BF"/>
          <w:szCs w:val="26"/>
          <w:lang w:val="en-US"/>
        </w:rPr>
        <w:t>4.</w:t>
      </w:r>
    </w:p>
    <w:p w14:paraId="68CEE7EB" w14:textId="0DC78E92" w:rsidR="00C67950" w:rsidRDefault="00C67950" w:rsidP="00D102F7">
      <w:pPr>
        <w:ind w:left="426" w:firstLine="294"/>
        <w:rPr>
          <w:rFonts w:asciiTheme="majorHAnsi" w:eastAsiaTheme="majorEastAsia" w:hAnsiTheme="majorHAnsi" w:cstheme="majorBidi"/>
          <w:bCs/>
          <w:color w:val="000000" w:themeColor="accent1" w:themeShade="BF"/>
          <w:szCs w:val="26"/>
          <w:lang w:val="en-US"/>
        </w:rPr>
      </w:pPr>
    </w:p>
    <w:p w14:paraId="6050B0F1" w14:textId="6ED53BB9" w:rsidR="00D102F7" w:rsidRPr="00D102F7" w:rsidRDefault="00D102F7" w:rsidP="00D102F7">
      <w:pPr>
        <w:pStyle w:val="Heading2"/>
        <w:numPr>
          <w:ilvl w:val="0"/>
          <w:numId w:val="0"/>
        </w:numPr>
        <w:rPr>
          <w:i/>
          <w:iCs/>
          <w:lang w:val="en-US"/>
        </w:rPr>
      </w:pPr>
    </w:p>
    <w:p w14:paraId="2A7789E7" w14:textId="09BD7781" w:rsidR="008A4E3A" w:rsidRDefault="008A4E3A" w:rsidP="008A4E3A">
      <w:pPr>
        <w:pStyle w:val="Heading2"/>
        <w:rPr>
          <w:lang w:val="en-US"/>
        </w:rPr>
      </w:pPr>
      <w:bookmarkStart w:id="147" w:name="_Toc74879929"/>
      <w:r>
        <w:rPr>
          <w:lang w:val="en-US"/>
        </w:rPr>
        <w:t xml:space="preserve">Halaman </w:t>
      </w:r>
      <w:r w:rsidRPr="008A4E3A">
        <w:rPr>
          <w:i/>
          <w:iCs/>
          <w:lang w:val="en-US"/>
        </w:rPr>
        <w:t>Lead</w:t>
      </w:r>
      <w:bookmarkEnd w:id="147"/>
      <w:r>
        <w:rPr>
          <w:lang w:val="en-US"/>
        </w:rPr>
        <w:t xml:space="preserve"> </w:t>
      </w:r>
    </w:p>
    <w:p w14:paraId="60FFEDBB" w14:textId="4493E7AC" w:rsidR="00FD3B86" w:rsidRPr="008B42DB" w:rsidRDefault="00024B62" w:rsidP="009A422A">
      <w:pPr>
        <w:tabs>
          <w:tab w:val="left" w:pos="567"/>
          <w:tab w:val="left" w:pos="851"/>
        </w:tabs>
        <w:ind w:left="426" w:firstLine="283"/>
        <w:rPr>
          <w:bCs/>
          <w:lang w:val="en-US"/>
        </w:rPr>
      </w:pPr>
      <w:r>
        <w:rPr>
          <w:noProof/>
        </w:rPr>
        <mc:AlternateContent>
          <mc:Choice Requires="wps">
            <w:drawing>
              <wp:anchor distT="0" distB="0" distL="114300" distR="114300" simplePos="0" relativeHeight="251879424" behindDoc="0" locked="0" layoutInCell="1" allowOverlap="1" wp14:anchorId="45B5E685" wp14:editId="4E5DC4CB">
                <wp:simplePos x="0" y="0"/>
                <wp:positionH relativeFrom="column">
                  <wp:posOffset>72934</wp:posOffset>
                </wp:positionH>
                <wp:positionV relativeFrom="paragraph">
                  <wp:posOffset>2808968</wp:posOffset>
                </wp:positionV>
                <wp:extent cx="5038725"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BA139CE" w14:textId="1F6F36F6" w:rsidR="00024B62" w:rsidRPr="00C15257"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48" w:name="_Toc74879241"/>
                            <w:bookmarkStart w:id="149" w:name="_Toc74879298"/>
                            <w:r>
                              <w:t xml:space="preserve">Gambar 3. </w:t>
                            </w:r>
                            <w:fldSimple w:instr=" SEQ Gambar_3. \* ARABIC ">
                              <w:r w:rsidR="000D1760">
                                <w:rPr>
                                  <w:noProof/>
                                </w:rPr>
                                <w:t>15</w:t>
                              </w:r>
                            </w:fldSimple>
                            <w:r>
                              <w:rPr>
                                <w:lang w:val="en-US"/>
                              </w:rPr>
                              <w:t xml:space="preserve"> </w:t>
                            </w:r>
                            <w:r>
                              <w:rPr>
                                <w:i/>
                                <w:iCs w:val="0"/>
                                <w:lang w:val="en-US"/>
                              </w:rPr>
                              <w:t>User Interface Lead</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5E685" id="Text Box 126" o:spid="_x0000_s1044" type="#_x0000_t202" style="position:absolute;left:0;text-align:left;margin-left:5.75pt;margin-top:221.2pt;width:396.7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hMA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" stroked="f">
                <v:textbox style="mso-fit-shape-to-text:t" inset="0,0,0,0">
                  <w:txbxContent>
                    <w:p w14:paraId="2BA139CE" w14:textId="1F6F36F6" w:rsidR="00024B62" w:rsidRPr="00C15257"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50" w:name="_Toc74879241"/>
                      <w:bookmarkStart w:id="151" w:name="_Toc74879298"/>
                      <w:r>
                        <w:t xml:space="preserve">Gambar 3. </w:t>
                      </w:r>
                      <w:fldSimple w:instr=" SEQ Gambar_3. \* ARABIC ">
                        <w:r w:rsidR="000D1760">
                          <w:rPr>
                            <w:noProof/>
                          </w:rPr>
                          <w:t>15</w:t>
                        </w:r>
                      </w:fldSimple>
                      <w:r>
                        <w:rPr>
                          <w:lang w:val="en-US"/>
                        </w:rPr>
                        <w:t xml:space="preserve"> </w:t>
                      </w:r>
                      <w:r>
                        <w:rPr>
                          <w:i/>
                          <w:iCs w:val="0"/>
                          <w:lang w:val="en-US"/>
                        </w:rPr>
                        <w:t>User Interface Lead</w:t>
                      </w:r>
                      <w:bookmarkEnd w:id="150"/>
                      <w:bookmarkEnd w:id="151"/>
                    </w:p>
                  </w:txbxContent>
                </v:textbox>
                <w10:wrap type="topAndBottom"/>
              </v:shape>
            </w:pict>
          </mc:Fallback>
        </mc:AlternateContent>
      </w:r>
      <w:r w:rsidR="00B13141">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8528" behindDoc="0" locked="0" layoutInCell="1" allowOverlap="1" wp14:anchorId="72575FB7" wp14:editId="20679DA1">
            <wp:simplePos x="0" y="0"/>
            <wp:positionH relativeFrom="column">
              <wp:posOffset>160020</wp:posOffset>
            </wp:positionH>
            <wp:positionV relativeFrom="paragraph">
              <wp:posOffset>1117600</wp:posOffset>
            </wp:positionV>
            <wp:extent cx="5038725" cy="1743075"/>
            <wp:effectExtent l="0" t="0" r="9525" b="952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6D76F2">
        <w:rPr>
          <w:rFonts w:asciiTheme="majorHAnsi" w:eastAsiaTheme="majorEastAsia" w:hAnsiTheme="majorHAnsi" w:cstheme="majorBidi"/>
          <w:bCs/>
          <w:color w:val="000000" w:themeColor="accent1" w:themeShade="BF"/>
          <w:szCs w:val="26"/>
          <w:lang w:val="en-US"/>
        </w:rPr>
        <w:t xml:space="preserve">Rancangan halaman </w:t>
      </w:r>
      <w:r w:rsidR="006D76F2">
        <w:rPr>
          <w:rFonts w:asciiTheme="majorHAnsi" w:eastAsiaTheme="majorEastAsia" w:hAnsiTheme="majorHAnsi" w:cstheme="majorBidi"/>
          <w:bCs/>
          <w:i/>
          <w:iCs/>
          <w:color w:val="000000" w:themeColor="accent1" w:themeShade="BF"/>
          <w:szCs w:val="26"/>
          <w:lang w:val="en-US"/>
        </w:rPr>
        <w:t xml:space="preserve">Progress </w:t>
      </w:r>
      <w:r w:rsidR="006D76F2">
        <w:rPr>
          <w:rFonts w:asciiTheme="majorHAnsi" w:eastAsiaTheme="majorEastAsia" w:hAnsiTheme="majorHAnsi" w:cstheme="majorBidi"/>
          <w:bCs/>
          <w:color w:val="000000" w:themeColor="accent1" w:themeShade="BF"/>
          <w:szCs w:val="26"/>
          <w:lang w:val="en-US"/>
        </w:rPr>
        <w:t xml:space="preserve">ini, disediakan </w:t>
      </w:r>
      <w:r w:rsidR="006D76F2" w:rsidRPr="007A63CE">
        <w:rPr>
          <w:rFonts w:asciiTheme="majorHAnsi" w:eastAsiaTheme="majorEastAsia" w:hAnsiTheme="majorHAnsi" w:cstheme="majorBidi"/>
          <w:bCs/>
          <w:i/>
          <w:iCs/>
          <w:color w:val="000000" w:themeColor="accent1" w:themeShade="BF"/>
          <w:szCs w:val="26"/>
          <w:lang w:val="en-US"/>
        </w:rPr>
        <w:t>form</w:t>
      </w:r>
      <w:r w:rsidR="006D76F2">
        <w:rPr>
          <w:rFonts w:asciiTheme="majorHAnsi" w:eastAsiaTheme="majorEastAsia" w:hAnsiTheme="majorHAnsi" w:cstheme="majorBidi"/>
          <w:bCs/>
          <w:color w:val="000000" w:themeColor="accent1" w:themeShade="BF"/>
          <w:szCs w:val="26"/>
          <w:lang w:val="en-US"/>
        </w:rPr>
        <w:t xml:space="preserve"> untuk menambah data, halaman ini juga disediakan “</w:t>
      </w:r>
      <w:r w:rsidR="006D76F2" w:rsidRPr="007A63CE">
        <w:rPr>
          <w:rFonts w:asciiTheme="majorHAnsi" w:eastAsiaTheme="majorEastAsia" w:hAnsiTheme="majorHAnsi" w:cstheme="majorBidi"/>
          <w:bCs/>
          <w:i/>
          <w:iCs/>
          <w:color w:val="000000" w:themeColor="accent1" w:themeShade="BF"/>
          <w:szCs w:val="26"/>
          <w:lang w:val="en-US"/>
        </w:rPr>
        <w:t>download</w:t>
      </w:r>
      <w:r w:rsidR="006D76F2">
        <w:rPr>
          <w:rFonts w:asciiTheme="majorHAnsi" w:eastAsiaTheme="majorEastAsia" w:hAnsiTheme="majorHAnsi" w:cstheme="majorBidi"/>
          <w:bCs/>
          <w:color w:val="000000" w:themeColor="accent1" w:themeShade="BF"/>
          <w:szCs w:val="26"/>
          <w:lang w:val="en-US"/>
        </w:rPr>
        <w:t xml:space="preserve">” untuk mendownload </w:t>
      </w:r>
      <w:r w:rsidR="006D76F2" w:rsidRPr="007A63CE">
        <w:rPr>
          <w:rFonts w:asciiTheme="majorHAnsi" w:eastAsiaTheme="majorEastAsia" w:hAnsiTheme="majorHAnsi" w:cstheme="majorBidi"/>
          <w:bCs/>
          <w:i/>
          <w:iCs/>
          <w:color w:val="000000" w:themeColor="accent1" w:themeShade="BF"/>
          <w:szCs w:val="26"/>
          <w:lang w:val="en-US"/>
        </w:rPr>
        <w:t>table</w:t>
      </w:r>
      <w:r w:rsidR="006D76F2">
        <w:rPr>
          <w:rFonts w:asciiTheme="majorHAnsi" w:eastAsiaTheme="majorEastAsia" w:hAnsiTheme="majorHAnsi" w:cstheme="majorBidi"/>
          <w:bCs/>
          <w:color w:val="000000" w:themeColor="accent1" w:themeShade="BF"/>
          <w:szCs w:val="26"/>
          <w:lang w:val="en-US"/>
        </w:rPr>
        <w:t xml:space="preserve"> jika diperlukan dan halaman ini </w:t>
      </w:r>
      <w:r w:rsidR="006D76F2" w:rsidRPr="007A63CE">
        <w:rPr>
          <w:rFonts w:asciiTheme="majorHAnsi" w:eastAsiaTheme="majorEastAsia" w:hAnsiTheme="majorHAnsi" w:cstheme="majorBidi"/>
          <w:bCs/>
          <w:i/>
          <w:iCs/>
          <w:color w:val="000000" w:themeColor="accent1" w:themeShade="BF"/>
          <w:szCs w:val="26"/>
          <w:lang w:val="en-US"/>
        </w:rPr>
        <w:t>bisa</w:t>
      </w:r>
      <w:r w:rsidR="006D76F2">
        <w:rPr>
          <w:rFonts w:asciiTheme="majorHAnsi" w:eastAsiaTheme="majorEastAsia" w:hAnsiTheme="majorHAnsi" w:cstheme="majorBidi"/>
          <w:bCs/>
          <w:color w:val="000000" w:themeColor="accent1" w:themeShade="BF"/>
          <w:szCs w:val="26"/>
          <w:lang w:val="en-US"/>
        </w:rPr>
        <w:t xml:space="preserve"> </w:t>
      </w:r>
      <w:r w:rsidR="006D76F2" w:rsidRPr="007A63CE">
        <w:rPr>
          <w:rFonts w:asciiTheme="majorHAnsi" w:eastAsiaTheme="majorEastAsia" w:hAnsiTheme="majorHAnsi" w:cstheme="majorBidi"/>
          <w:bCs/>
          <w:i/>
          <w:iCs/>
          <w:color w:val="000000" w:themeColor="accent1" w:themeShade="BF"/>
          <w:szCs w:val="26"/>
          <w:lang w:val="en-US"/>
        </w:rPr>
        <w:t>edit</w:t>
      </w:r>
      <w:r w:rsidR="006D76F2">
        <w:rPr>
          <w:rFonts w:asciiTheme="majorHAnsi" w:eastAsiaTheme="majorEastAsia" w:hAnsiTheme="majorHAnsi" w:cstheme="majorBidi"/>
          <w:bCs/>
          <w:color w:val="000000" w:themeColor="accent1" w:themeShade="BF"/>
          <w:szCs w:val="26"/>
          <w:lang w:val="en-US"/>
        </w:rPr>
        <w:t xml:space="preserve"> </w:t>
      </w:r>
      <w:r w:rsidR="006D76F2" w:rsidRPr="007A63CE">
        <w:rPr>
          <w:rFonts w:asciiTheme="majorHAnsi" w:eastAsiaTheme="majorEastAsia" w:hAnsiTheme="majorHAnsi" w:cstheme="majorBidi"/>
          <w:bCs/>
          <w:i/>
          <w:iCs/>
          <w:color w:val="000000" w:themeColor="accent1" w:themeShade="BF"/>
          <w:szCs w:val="26"/>
          <w:lang w:val="en-US"/>
        </w:rPr>
        <w:t>data</w:t>
      </w:r>
      <w:r w:rsidR="006D76F2">
        <w:rPr>
          <w:rFonts w:asciiTheme="majorHAnsi" w:eastAsiaTheme="majorEastAsia" w:hAnsiTheme="majorHAnsi" w:cstheme="majorBidi"/>
          <w:bCs/>
          <w:color w:val="000000" w:themeColor="accent1" w:themeShade="BF"/>
          <w:szCs w:val="26"/>
          <w:lang w:val="en-US"/>
        </w:rPr>
        <w:t xml:space="preserve">, hapus </w:t>
      </w:r>
      <w:r w:rsidR="006D76F2" w:rsidRPr="007A63CE">
        <w:rPr>
          <w:rFonts w:asciiTheme="majorHAnsi" w:eastAsiaTheme="majorEastAsia" w:hAnsiTheme="majorHAnsi" w:cstheme="majorBidi"/>
          <w:bCs/>
          <w:i/>
          <w:iCs/>
          <w:color w:val="000000" w:themeColor="accent1" w:themeShade="BF"/>
          <w:szCs w:val="26"/>
          <w:lang w:val="en-US"/>
        </w:rPr>
        <w:t>data</w:t>
      </w:r>
      <w:r w:rsidR="006D76F2">
        <w:rPr>
          <w:rFonts w:asciiTheme="majorHAnsi" w:eastAsiaTheme="majorEastAsia" w:hAnsiTheme="majorHAnsi" w:cstheme="majorBidi"/>
          <w:bCs/>
          <w:color w:val="000000" w:themeColor="accent1" w:themeShade="BF"/>
          <w:szCs w:val="26"/>
          <w:lang w:val="en-US"/>
        </w:rPr>
        <w:t xml:space="preserve"> untuk </w:t>
      </w:r>
      <w:r w:rsidR="006D76F2" w:rsidRPr="007A63CE">
        <w:rPr>
          <w:rFonts w:asciiTheme="majorHAnsi" w:eastAsiaTheme="majorEastAsia" w:hAnsiTheme="majorHAnsi" w:cstheme="majorBidi"/>
          <w:bCs/>
          <w:i/>
          <w:iCs/>
          <w:color w:val="000000" w:themeColor="accent1" w:themeShade="BF"/>
          <w:szCs w:val="26"/>
          <w:lang w:val="en-US"/>
        </w:rPr>
        <w:t>data</w:t>
      </w:r>
      <w:r w:rsidR="006D76F2">
        <w:rPr>
          <w:rFonts w:asciiTheme="majorHAnsi" w:eastAsiaTheme="majorEastAsia" w:hAnsiTheme="majorHAnsi" w:cstheme="majorBidi"/>
          <w:bCs/>
          <w:color w:val="000000" w:themeColor="accent1" w:themeShade="BF"/>
          <w:szCs w:val="26"/>
          <w:lang w:val="en-US"/>
        </w:rPr>
        <w:t xml:space="preserve"> yang diperlukan.</w:t>
      </w:r>
      <w:r w:rsidR="007A63CE" w:rsidRPr="007A63CE">
        <w:rPr>
          <w:rFonts w:asciiTheme="majorHAnsi" w:eastAsiaTheme="majorEastAsia" w:hAnsiTheme="majorHAnsi" w:cstheme="majorBidi"/>
          <w:bCs/>
          <w:color w:val="000000" w:themeColor="accent1" w:themeShade="BF"/>
          <w:szCs w:val="26"/>
          <w:lang w:val="en-US"/>
        </w:rPr>
        <w:t xml:space="preserve"> </w:t>
      </w:r>
      <w:r w:rsidR="007A63CE">
        <w:rPr>
          <w:rFonts w:asciiTheme="majorHAnsi" w:eastAsiaTheme="majorEastAsia" w:hAnsiTheme="majorHAnsi" w:cstheme="majorBidi"/>
          <w:bCs/>
          <w:color w:val="000000" w:themeColor="accent1" w:themeShade="BF"/>
          <w:szCs w:val="26"/>
          <w:lang w:val="en-US"/>
        </w:rPr>
        <w:t>Rancangan dapat dilihat pada Gambar 3.1</w:t>
      </w:r>
      <w:r w:rsidR="007A63CE">
        <w:rPr>
          <w:rFonts w:asciiTheme="majorHAnsi" w:eastAsiaTheme="majorEastAsia" w:hAnsiTheme="majorHAnsi" w:cstheme="majorBidi"/>
          <w:bCs/>
          <w:color w:val="000000" w:themeColor="accent1" w:themeShade="BF"/>
          <w:szCs w:val="26"/>
          <w:lang w:val="en-US"/>
        </w:rPr>
        <w:t>5</w:t>
      </w:r>
      <w:r w:rsidR="007A63CE">
        <w:rPr>
          <w:rFonts w:asciiTheme="majorHAnsi" w:eastAsiaTheme="majorEastAsia" w:hAnsiTheme="majorHAnsi" w:cstheme="majorBidi"/>
          <w:bCs/>
          <w:color w:val="000000" w:themeColor="accent1" w:themeShade="BF"/>
          <w:szCs w:val="26"/>
          <w:lang w:val="en-US"/>
        </w:rPr>
        <w:t>.</w:t>
      </w:r>
    </w:p>
    <w:p w14:paraId="515A56EE" w14:textId="77777777" w:rsidR="00FD3B86" w:rsidRPr="00FD3B86" w:rsidRDefault="00FD3B86" w:rsidP="00FD3B86">
      <w:pPr>
        <w:rPr>
          <w:lang w:val="en-US"/>
        </w:rPr>
      </w:pPr>
    </w:p>
    <w:p w14:paraId="55C90B3C" w14:textId="26CD4B82" w:rsidR="00FD3B86" w:rsidRDefault="00FD3B86" w:rsidP="00FD3B86">
      <w:pPr>
        <w:pStyle w:val="Heading2"/>
        <w:rPr>
          <w:lang w:val="en-US"/>
        </w:rPr>
      </w:pPr>
      <w:bookmarkStart w:id="152" w:name="_Toc74879930"/>
      <w:r>
        <w:rPr>
          <w:lang w:val="en-US"/>
        </w:rPr>
        <w:t xml:space="preserve">Halaman </w:t>
      </w:r>
      <w:r>
        <w:rPr>
          <w:i/>
          <w:iCs/>
          <w:lang w:val="en-US"/>
        </w:rPr>
        <w:t>Deal</w:t>
      </w:r>
      <w:bookmarkEnd w:id="152"/>
      <w:r>
        <w:rPr>
          <w:lang w:val="en-US"/>
        </w:rPr>
        <w:t xml:space="preserve"> </w:t>
      </w:r>
    </w:p>
    <w:p w14:paraId="2CBEF6BF" w14:textId="69B68805" w:rsidR="00DE228C" w:rsidRPr="008B42DB" w:rsidRDefault="007A63CE" w:rsidP="008B42DB">
      <w:pPr>
        <w:ind w:left="142" w:firstLine="284"/>
        <w:rPr>
          <w:lang w:val="en-US"/>
        </w:rPr>
      </w:pPr>
      <w:r>
        <w:rPr>
          <w:noProof/>
        </w:rPr>
        <w:drawing>
          <wp:anchor distT="0" distB="0" distL="114300" distR="114300" simplePos="0" relativeHeight="251799552" behindDoc="0" locked="0" layoutInCell="1" allowOverlap="1" wp14:anchorId="677B74A9" wp14:editId="524558DB">
            <wp:simplePos x="0" y="0"/>
            <wp:positionH relativeFrom="margin">
              <wp:align>right</wp:align>
            </wp:positionH>
            <wp:positionV relativeFrom="paragraph">
              <wp:posOffset>1030394</wp:posOffset>
            </wp:positionV>
            <wp:extent cx="5038725" cy="1743075"/>
            <wp:effectExtent l="0" t="0" r="9525"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024B62">
        <w:rPr>
          <w:noProof/>
        </w:rPr>
        <mc:AlternateContent>
          <mc:Choice Requires="wps">
            <w:drawing>
              <wp:anchor distT="0" distB="0" distL="114300" distR="114300" simplePos="0" relativeHeight="251881472" behindDoc="0" locked="0" layoutInCell="1" allowOverlap="1" wp14:anchorId="677FE84D" wp14:editId="3C7D3ADD">
                <wp:simplePos x="0" y="0"/>
                <wp:positionH relativeFrom="margin">
                  <wp:align>right</wp:align>
                </wp:positionH>
                <wp:positionV relativeFrom="paragraph">
                  <wp:posOffset>2548800</wp:posOffset>
                </wp:positionV>
                <wp:extent cx="5038725" cy="635"/>
                <wp:effectExtent l="0" t="0" r="9525" b="1905"/>
                <wp:wrapTopAndBottom/>
                <wp:docPr id="127" name="Text Box 127"/>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60656FFC" w14:textId="540DE5F8" w:rsidR="00024B62" w:rsidRPr="00AC6993" w:rsidRDefault="00024B62" w:rsidP="00024B62">
                            <w:pPr>
                              <w:pStyle w:val="Caption"/>
                              <w:rPr>
                                <w:noProof/>
                                <w:sz w:val="24"/>
                                <w:szCs w:val="24"/>
                              </w:rPr>
                            </w:pPr>
                            <w:bookmarkStart w:id="153" w:name="_Toc74879242"/>
                            <w:bookmarkStart w:id="154" w:name="_Toc74879299"/>
                            <w:r>
                              <w:t xml:space="preserve">Gambar 3. </w:t>
                            </w:r>
                            <w:fldSimple w:instr=" SEQ Gambar_3. \* ARABIC ">
                              <w:r w:rsidR="000D1760">
                                <w:rPr>
                                  <w:noProof/>
                                </w:rPr>
                                <w:t>16</w:t>
                              </w:r>
                            </w:fldSimple>
                            <w:r>
                              <w:rPr>
                                <w:lang w:val="en-US"/>
                              </w:rPr>
                              <w:t xml:space="preserve"> </w:t>
                            </w:r>
                            <w:r>
                              <w:rPr>
                                <w:i/>
                                <w:iCs w:val="0"/>
                                <w:lang w:val="en-US"/>
                              </w:rPr>
                              <w:t>User Interface Deal</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FE84D" id="Text Box 127" o:spid="_x0000_s1045" type="#_x0000_t202" style="position:absolute;left:0;text-align:left;margin-left:345.55pt;margin-top:200.7pt;width:396.75pt;height:.05pt;z-index:251881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" stroked="f">
                <v:textbox style="mso-fit-shape-to-text:t" inset="0,0,0,0">
                  <w:txbxContent>
                    <w:p w14:paraId="60656FFC" w14:textId="540DE5F8" w:rsidR="00024B62" w:rsidRPr="00AC6993" w:rsidRDefault="00024B62" w:rsidP="00024B62">
                      <w:pPr>
                        <w:pStyle w:val="Caption"/>
                        <w:rPr>
                          <w:noProof/>
                          <w:sz w:val="24"/>
                          <w:szCs w:val="24"/>
                        </w:rPr>
                      </w:pPr>
                      <w:bookmarkStart w:id="155" w:name="_Toc74879242"/>
                      <w:bookmarkStart w:id="156" w:name="_Toc74879299"/>
                      <w:r>
                        <w:t xml:space="preserve">Gambar 3. </w:t>
                      </w:r>
                      <w:fldSimple w:instr=" SEQ Gambar_3. \* ARABIC ">
                        <w:r w:rsidR="000D1760">
                          <w:rPr>
                            <w:noProof/>
                          </w:rPr>
                          <w:t>16</w:t>
                        </w:r>
                      </w:fldSimple>
                      <w:r>
                        <w:rPr>
                          <w:lang w:val="en-US"/>
                        </w:rPr>
                        <w:t xml:space="preserve"> </w:t>
                      </w:r>
                      <w:r>
                        <w:rPr>
                          <w:i/>
                          <w:iCs w:val="0"/>
                          <w:lang w:val="en-US"/>
                        </w:rPr>
                        <w:t>User Interface Deal</w:t>
                      </w:r>
                      <w:bookmarkEnd w:id="155"/>
                      <w:bookmarkEnd w:id="156"/>
                    </w:p>
                  </w:txbxContent>
                </v:textbox>
                <w10:wrap type="topAndBottom" anchorx="margin"/>
              </v:shape>
            </w:pict>
          </mc:Fallback>
        </mc:AlternateContent>
      </w:r>
      <w:r w:rsidR="00FD3B86">
        <w:rPr>
          <w:rFonts w:asciiTheme="majorHAnsi" w:eastAsiaTheme="majorEastAsia" w:hAnsiTheme="majorHAnsi" w:cstheme="majorBidi"/>
          <w:bCs/>
          <w:color w:val="000000" w:themeColor="accent1" w:themeShade="BF"/>
          <w:szCs w:val="26"/>
          <w:lang w:val="en-US"/>
        </w:rPr>
        <w:t xml:space="preserve">Rancangan halaman </w:t>
      </w:r>
      <w:r w:rsidR="00FD3B86">
        <w:rPr>
          <w:rFonts w:asciiTheme="majorHAnsi" w:eastAsiaTheme="majorEastAsia" w:hAnsiTheme="majorHAnsi" w:cstheme="majorBidi"/>
          <w:bCs/>
          <w:i/>
          <w:iCs/>
          <w:color w:val="000000" w:themeColor="accent1" w:themeShade="BF"/>
          <w:szCs w:val="26"/>
          <w:lang w:val="en-US"/>
        </w:rPr>
        <w:t xml:space="preserve">Progress </w:t>
      </w:r>
      <w:r w:rsidR="00FD3B86">
        <w:rPr>
          <w:rFonts w:asciiTheme="majorHAnsi" w:eastAsiaTheme="majorEastAsia" w:hAnsiTheme="majorHAnsi" w:cstheme="majorBidi"/>
          <w:bCs/>
          <w:color w:val="000000" w:themeColor="accent1" w:themeShade="BF"/>
          <w:szCs w:val="26"/>
          <w:lang w:val="en-US"/>
        </w:rPr>
        <w:t xml:space="preserve">ini, disediakan </w:t>
      </w:r>
      <w:r w:rsidR="00FD3B86" w:rsidRPr="007A63CE">
        <w:rPr>
          <w:rFonts w:asciiTheme="majorHAnsi" w:eastAsiaTheme="majorEastAsia" w:hAnsiTheme="majorHAnsi" w:cstheme="majorBidi"/>
          <w:bCs/>
          <w:i/>
          <w:iCs/>
          <w:color w:val="000000" w:themeColor="accent1" w:themeShade="BF"/>
          <w:szCs w:val="26"/>
          <w:lang w:val="en-US"/>
        </w:rPr>
        <w:t>form</w:t>
      </w:r>
      <w:r w:rsidR="00FD3B86">
        <w:rPr>
          <w:rFonts w:asciiTheme="majorHAnsi" w:eastAsiaTheme="majorEastAsia" w:hAnsiTheme="majorHAnsi" w:cstheme="majorBidi"/>
          <w:bCs/>
          <w:color w:val="000000" w:themeColor="accent1" w:themeShade="BF"/>
          <w:szCs w:val="26"/>
          <w:lang w:val="en-US"/>
        </w:rPr>
        <w:t xml:space="preserve"> untuk menambah </w:t>
      </w:r>
      <w:r w:rsidR="00FD3B86" w:rsidRPr="007A63CE">
        <w:rPr>
          <w:rFonts w:asciiTheme="majorHAnsi" w:eastAsiaTheme="majorEastAsia" w:hAnsiTheme="majorHAnsi" w:cstheme="majorBidi"/>
          <w:bCs/>
          <w:i/>
          <w:iCs/>
          <w:color w:val="000000" w:themeColor="accent1" w:themeShade="BF"/>
          <w:szCs w:val="26"/>
          <w:lang w:val="en-US"/>
        </w:rPr>
        <w:t>data</w:t>
      </w:r>
      <w:r w:rsidR="00FD3B86">
        <w:rPr>
          <w:rFonts w:asciiTheme="majorHAnsi" w:eastAsiaTheme="majorEastAsia" w:hAnsiTheme="majorHAnsi" w:cstheme="majorBidi"/>
          <w:bCs/>
          <w:color w:val="000000" w:themeColor="accent1" w:themeShade="BF"/>
          <w:szCs w:val="26"/>
          <w:lang w:val="en-US"/>
        </w:rPr>
        <w:t>, halaman ini juga disediakan “</w:t>
      </w:r>
      <w:r w:rsidR="00FD3B86" w:rsidRPr="007A63CE">
        <w:rPr>
          <w:rFonts w:asciiTheme="majorHAnsi" w:eastAsiaTheme="majorEastAsia" w:hAnsiTheme="majorHAnsi" w:cstheme="majorBidi"/>
          <w:bCs/>
          <w:i/>
          <w:iCs/>
          <w:color w:val="000000" w:themeColor="accent1" w:themeShade="BF"/>
          <w:szCs w:val="26"/>
          <w:lang w:val="en-US"/>
        </w:rPr>
        <w:t>download</w:t>
      </w:r>
      <w:r w:rsidR="00FD3B86">
        <w:rPr>
          <w:rFonts w:asciiTheme="majorHAnsi" w:eastAsiaTheme="majorEastAsia" w:hAnsiTheme="majorHAnsi" w:cstheme="majorBidi"/>
          <w:bCs/>
          <w:color w:val="000000" w:themeColor="accent1" w:themeShade="BF"/>
          <w:szCs w:val="26"/>
          <w:lang w:val="en-US"/>
        </w:rPr>
        <w:t xml:space="preserve">” untuk mendownload </w:t>
      </w:r>
      <w:r w:rsidR="00FD3B86" w:rsidRPr="007A63CE">
        <w:rPr>
          <w:rFonts w:asciiTheme="majorHAnsi" w:eastAsiaTheme="majorEastAsia" w:hAnsiTheme="majorHAnsi" w:cstheme="majorBidi"/>
          <w:bCs/>
          <w:i/>
          <w:iCs/>
          <w:color w:val="000000" w:themeColor="accent1" w:themeShade="BF"/>
          <w:szCs w:val="26"/>
          <w:lang w:val="en-US"/>
        </w:rPr>
        <w:t>table</w:t>
      </w:r>
      <w:r w:rsidR="00FD3B86">
        <w:rPr>
          <w:rFonts w:asciiTheme="majorHAnsi" w:eastAsiaTheme="majorEastAsia" w:hAnsiTheme="majorHAnsi" w:cstheme="majorBidi"/>
          <w:bCs/>
          <w:color w:val="000000" w:themeColor="accent1" w:themeShade="BF"/>
          <w:szCs w:val="26"/>
          <w:lang w:val="en-US"/>
        </w:rPr>
        <w:t xml:space="preserve"> jika diperlukan dan halaman ini bisa </w:t>
      </w:r>
      <w:r w:rsidR="00FD3B86" w:rsidRPr="007A63CE">
        <w:rPr>
          <w:rFonts w:asciiTheme="majorHAnsi" w:eastAsiaTheme="majorEastAsia" w:hAnsiTheme="majorHAnsi" w:cstheme="majorBidi"/>
          <w:bCs/>
          <w:i/>
          <w:iCs/>
          <w:color w:val="000000" w:themeColor="accent1" w:themeShade="BF"/>
          <w:szCs w:val="26"/>
          <w:lang w:val="en-US"/>
        </w:rPr>
        <w:t>edit</w:t>
      </w:r>
      <w:r w:rsidR="00FD3B86">
        <w:rPr>
          <w:rFonts w:asciiTheme="majorHAnsi" w:eastAsiaTheme="majorEastAsia" w:hAnsiTheme="majorHAnsi" w:cstheme="majorBidi"/>
          <w:bCs/>
          <w:color w:val="000000" w:themeColor="accent1" w:themeShade="BF"/>
          <w:szCs w:val="26"/>
          <w:lang w:val="en-US"/>
        </w:rPr>
        <w:t xml:space="preserve"> </w:t>
      </w:r>
      <w:r w:rsidR="00FD3B86" w:rsidRPr="007A63CE">
        <w:rPr>
          <w:rFonts w:asciiTheme="majorHAnsi" w:eastAsiaTheme="majorEastAsia" w:hAnsiTheme="majorHAnsi" w:cstheme="majorBidi"/>
          <w:bCs/>
          <w:i/>
          <w:iCs/>
          <w:color w:val="000000" w:themeColor="accent1" w:themeShade="BF"/>
          <w:szCs w:val="26"/>
          <w:lang w:val="en-US"/>
        </w:rPr>
        <w:t>data</w:t>
      </w:r>
      <w:r w:rsidR="00FD3B86">
        <w:rPr>
          <w:rFonts w:asciiTheme="majorHAnsi" w:eastAsiaTheme="majorEastAsia" w:hAnsiTheme="majorHAnsi" w:cstheme="majorBidi"/>
          <w:bCs/>
          <w:color w:val="000000" w:themeColor="accent1" w:themeShade="BF"/>
          <w:szCs w:val="26"/>
          <w:lang w:val="en-US"/>
        </w:rPr>
        <w:t xml:space="preserve">, hapus </w:t>
      </w:r>
      <w:r w:rsidR="00FD3B86" w:rsidRPr="007A63CE">
        <w:rPr>
          <w:rFonts w:asciiTheme="majorHAnsi" w:eastAsiaTheme="majorEastAsia" w:hAnsiTheme="majorHAnsi" w:cstheme="majorBidi"/>
          <w:bCs/>
          <w:i/>
          <w:iCs/>
          <w:color w:val="000000" w:themeColor="accent1" w:themeShade="BF"/>
          <w:szCs w:val="26"/>
          <w:lang w:val="en-US"/>
        </w:rPr>
        <w:t>data</w:t>
      </w:r>
      <w:r w:rsidR="00FD3B86">
        <w:rPr>
          <w:rFonts w:asciiTheme="majorHAnsi" w:eastAsiaTheme="majorEastAsia" w:hAnsiTheme="majorHAnsi" w:cstheme="majorBidi"/>
          <w:bCs/>
          <w:color w:val="000000" w:themeColor="accent1" w:themeShade="BF"/>
          <w:szCs w:val="26"/>
          <w:lang w:val="en-US"/>
        </w:rPr>
        <w:t xml:space="preserve"> untuk </w:t>
      </w:r>
      <w:r w:rsidR="00FD3B86" w:rsidRPr="007A63CE">
        <w:rPr>
          <w:rFonts w:asciiTheme="majorHAnsi" w:eastAsiaTheme="majorEastAsia" w:hAnsiTheme="majorHAnsi" w:cstheme="majorBidi"/>
          <w:bCs/>
          <w:i/>
          <w:iCs/>
          <w:color w:val="000000" w:themeColor="accent1" w:themeShade="BF"/>
          <w:szCs w:val="26"/>
          <w:lang w:val="en-US"/>
        </w:rPr>
        <w:t>data</w:t>
      </w:r>
      <w:r w:rsidR="00FD3B86">
        <w:rPr>
          <w:rFonts w:asciiTheme="majorHAnsi" w:eastAsiaTheme="majorEastAsia" w:hAnsiTheme="majorHAnsi" w:cstheme="majorBidi"/>
          <w:bCs/>
          <w:color w:val="000000" w:themeColor="accent1" w:themeShade="BF"/>
          <w:szCs w:val="26"/>
          <w:lang w:val="en-US"/>
        </w:rPr>
        <w:t xml:space="preserve"> yang diperlukan.</w:t>
      </w:r>
      <w:r w:rsidRPr="007A63CE">
        <w:rPr>
          <w:rFonts w:asciiTheme="majorHAnsi" w:eastAsiaTheme="majorEastAsia" w:hAnsiTheme="majorHAnsi" w:cstheme="majorBidi"/>
          <w:bCs/>
          <w:color w:val="000000" w:themeColor="accent1" w:themeShade="BF"/>
          <w:szCs w:val="26"/>
          <w:lang w:val="en-US"/>
        </w:rPr>
        <w:t xml:space="preserve"> </w:t>
      </w:r>
      <w:r>
        <w:rPr>
          <w:rFonts w:asciiTheme="majorHAnsi" w:eastAsiaTheme="majorEastAsia" w:hAnsiTheme="majorHAnsi" w:cstheme="majorBidi"/>
          <w:bCs/>
          <w:color w:val="000000" w:themeColor="accent1" w:themeShade="BF"/>
          <w:szCs w:val="26"/>
          <w:lang w:val="en-US"/>
        </w:rPr>
        <w:t>Rancangan dapat dilihat pada Gambar 3.1</w:t>
      </w:r>
      <w:r w:rsidR="00F61914">
        <w:rPr>
          <w:rFonts w:asciiTheme="majorHAnsi" w:eastAsiaTheme="majorEastAsia" w:hAnsiTheme="majorHAnsi" w:cstheme="majorBidi"/>
          <w:bCs/>
          <w:color w:val="000000" w:themeColor="accent1" w:themeShade="BF"/>
          <w:szCs w:val="26"/>
          <w:lang w:val="en-US"/>
        </w:rPr>
        <w:t>6</w:t>
      </w:r>
      <w:r>
        <w:rPr>
          <w:rFonts w:asciiTheme="majorHAnsi" w:eastAsiaTheme="majorEastAsia" w:hAnsiTheme="majorHAnsi" w:cstheme="majorBidi"/>
          <w:bCs/>
          <w:color w:val="000000" w:themeColor="accent1" w:themeShade="BF"/>
          <w:szCs w:val="26"/>
          <w:lang w:val="en-US"/>
        </w:rPr>
        <w:t>.</w:t>
      </w:r>
    </w:p>
    <w:p w14:paraId="02C4B362" w14:textId="4F22735E" w:rsidR="00024B62" w:rsidRDefault="00024B62" w:rsidP="00024B62">
      <w:pPr>
        <w:pStyle w:val="Heading2"/>
        <w:numPr>
          <w:ilvl w:val="0"/>
          <w:numId w:val="0"/>
        </w:numPr>
        <w:rPr>
          <w:lang w:val="en-US"/>
        </w:rPr>
      </w:pPr>
    </w:p>
    <w:p w14:paraId="0735C65F" w14:textId="77B0C2E6" w:rsidR="00FD3B86" w:rsidRDefault="00024B62" w:rsidP="00FD3B86">
      <w:pPr>
        <w:pStyle w:val="Heading2"/>
        <w:rPr>
          <w:lang w:val="en-US"/>
        </w:rPr>
      </w:pPr>
      <w:bookmarkStart w:id="157" w:name="_Toc74879931"/>
      <w:r>
        <w:rPr>
          <w:lang w:val="en-US"/>
        </w:rPr>
        <w:t>H</w:t>
      </w:r>
      <w:r w:rsidR="00FD3B86">
        <w:rPr>
          <w:lang w:val="en-US"/>
        </w:rPr>
        <w:t xml:space="preserve">alaman </w:t>
      </w:r>
      <w:r w:rsidR="00FD3B86">
        <w:rPr>
          <w:i/>
          <w:iCs/>
          <w:lang w:val="en-US"/>
        </w:rPr>
        <w:t>Cancel</w:t>
      </w:r>
      <w:bookmarkEnd w:id="157"/>
      <w:r w:rsidR="00FD3B86">
        <w:rPr>
          <w:lang w:val="en-US"/>
        </w:rPr>
        <w:t xml:space="preserve"> </w:t>
      </w:r>
    </w:p>
    <w:p w14:paraId="6CF3F926" w14:textId="6F4270B6" w:rsidR="00DE228C" w:rsidRPr="008B42DB" w:rsidRDefault="00024B62" w:rsidP="008B42DB">
      <w:pPr>
        <w:ind w:firstLine="426"/>
        <w:rPr>
          <w:lang w:val="en-US"/>
        </w:rPr>
      </w:pPr>
      <w:r>
        <w:rPr>
          <w:noProof/>
        </w:rPr>
        <mc:AlternateContent>
          <mc:Choice Requires="wps">
            <w:drawing>
              <wp:anchor distT="0" distB="0" distL="114300" distR="114300" simplePos="0" relativeHeight="251883520" behindDoc="0" locked="0" layoutInCell="1" allowOverlap="1" wp14:anchorId="3649D5B6" wp14:editId="33C69B9A">
                <wp:simplePos x="0" y="0"/>
                <wp:positionH relativeFrom="column">
                  <wp:posOffset>-48986</wp:posOffset>
                </wp:positionH>
                <wp:positionV relativeFrom="paragraph">
                  <wp:posOffset>2245723</wp:posOffset>
                </wp:positionV>
                <wp:extent cx="5038725"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72C40993" w14:textId="732EF831" w:rsidR="00024B62" w:rsidRPr="00DE0FD4" w:rsidRDefault="00024B62" w:rsidP="00024B62">
                            <w:pPr>
                              <w:pStyle w:val="Caption"/>
                              <w:rPr>
                                <w:noProof/>
                                <w:sz w:val="24"/>
                                <w:szCs w:val="24"/>
                                <w:lang w:val="en-US"/>
                              </w:rPr>
                            </w:pPr>
                            <w:bookmarkStart w:id="158" w:name="_Toc74879243"/>
                            <w:bookmarkStart w:id="159" w:name="_Toc74879300"/>
                            <w:r>
                              <w:t xml:space="preserve">Gambar 3. </w:t>
                            </w:r>
                            <w:fldSimple w:instr=" SEQ Gambar_3. \* ARABIC ">
                              <w:r w:rsidR="000D1760">
                                <w:rPr>
                                  <w:noProof/>
                                </w:rPr>
                                <w:t>17</w:t>
                              </w:r>
                            </w:fldSimple>
                            <w:r>
                              <w:rPr>
                                <w:lang w:val="en-US"/>
                              </w:rPr>
                              <w:t xml:space="preserve"> </w:t>
                            </w:r>
                            <w:r>
                              <w:rPr>
                                <w:i/>
                                <w:iCs w:val="0"/>
                                <w:lang w:val="en-US"/>
                              </w:rPr>
                              <w:t>User Interface Cancel</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9D5B6" id="Text Box 128" o:spid="_x0000_s1046" type="#_x0000_t202" style="position:absolute;left:0;text-align:left;margin-left:-3.85pt;margin-top:176.85pt;width:396.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" stroked="f">
                <v:textbox style="mso-fit-shape-to-text:t" inset="0,0,0,0">
                  <w:txbxContent>
                    <w:p w14:paraId="72C40993" w14:textId="732EF831" w:rsidR="00024B62" w:rsidRPr="00DE0FD4" w:rsidRDefault="00024B62" w:rsidP="00024B62">
                      <w:pPr>
                        <w:pStyle w:val="Caption"/>
                        <w:rPr>
                          <w:noProof/>
                          <w:sz w:val="24"/>
                          <w:szCs w:val="24"/>
                          <w:lang w:val="en-US"/>
                        </w:rPr>
                      </w:pPr>
                      <w:bookmarkStart w:id="160" w:name="_Toc74879243"/>
                      <w:bookmarkStart w:id="161" w:name="_Toc74879300"/>
                      <w:r>
                        <w:t xml:space="preserve">Gambar 3. </w:t>
                      </w:r>
                      <w:fldSimple w:instr=" SEQ Gambar_3. \* ARABIC ">
                        <w:r w:rsidR="000D1760">
                          <w:rPr>
                            <w:noProof/>
                          </w:rPr>
                          <w:t>17</w:t>
                        </w:r>
                      </w:fldSimple>
                      <w:r>
                        <w:rPr>
                          <w:lang w:val="en-US"/>
                        </w:rPr>
                        <w:t xml:space="preserve"> </w:t>
                      </w:r>
                      <w:r>
                        <w:rPr>
                          <w:i/>
                          <w:iCs w:val="0"/>
                          <w:lang w:val="en-US"/>
                        </w:rPr>
                        <w:t>User Interface Cancel</w:t>
                      </w:r>
                      <w:bookmarkEnd w:id="160"/>
                      <w:bookmarkEnd w:id="161"/>
                    </w:p>
                  </w:txbxContent>
                </v:textbox>
                <w10:wrap type="topAndBottom"/>
              </v:shape>
            </w:pict>
          </mc:Fallback>
        </mc:AlternateContent>
      </w:r>
      <w:r w:rsidR="008B42DB">
        <w:rPr>
          <w:noProof/>
          <w:lang w:val="en-US"/>
        </w:rPr>
        <w:drawing>
          <wp:anchor distT="0" distB="0" distL="114300" distR="114300" simplePos="0" relativeHeight="251800576" behindDoc="0" locked="0" layoutInCell="1" allowOverlap="1" wp14:anchorId="4C8EE133" wp14:editId="3F9E3F6E">
            <wp:simplePos x="0" y="0"/>
            <wp:positionH relativeFrom="page">
              <wp:posOffset>1402613</wp:posOffset>
            </wp:positionH>
            <wp:positionV relativeFrom="paragraph">
              <wp:posOffset>543560</wp:posOffset>
            </wp:positionV>
            <wp:extent cx="5038725" cy="1743075"/>
            <wp:effectExtent l="0" t="0" r="9525"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FD3B86">
        <w:rPr>
          <w:lang w:val="en-US"/>
        </w:rPr>
        <w:t xml:space="preserve">Rancangan halaman </w:t>
      </w:r>
      <w:r w:rsidR="00FD3B86">
        <w:rPr>
          <w:i/>
          <w:iCs/>
          <w:lang w:val="en-US"/>
        </w:rPr>
        <w:t xml:space="preserve">Cancel </w:t>
      </w:r>
      <w:r w:rsidR="00FD3B86">
        <w:rPr>
          <w:lang w:val="en-US"/>
        </w:rPr>
        <w:t xml:space="preserve">ini, hanya bisa melihat </w:t>
      </w:r>
      <w:r w:rsidR="00FD3B86" w:rsidRPr="007A63CE">
        <w:rPr>
          <w:i/>
          <w:iCs/>
          <w:lang w:val="en-US"/>
        </w:rPr>
        <w:t>table</w:t>
      </w:r>
      <w:r w:rsidR="00FD3B86">
        <w:rPr>
          <w:lang w:val="en-US"/>
        </w:rPr>
        <w:t xml:space="preserve"> UserMarketing maupun SuperAdmin.</w:t>
      </w:r>
      <w:r w:rsidR="00F61914" w:rsidRPr="00F61914">
        <w:rPr>
          <w:rFonts w:asciiTheme="majorHAnsi" w:eastAsiaTheme="majorEastAsia" w:hAnsiTheme="majorHAnsi" w:cstheme="majorBidi"/>
          <w:bCs/>
          <w:color w:val="000000" w:themeColor="accent1" w:themeShade="BF"/>
          <w:szCs w:val="26"/>
          <w:lang w:val="en-US"/>
        </w:rPr>
        <w:t xml:space="preserve"> </w:t>
      </w:r>
      <w:r w:rsidR="00F61914">
        <w:rPr>
          <w:rFonts w:asciiTheme="majorHAnsi" w:eastAsiaTheme="majorEastAsia" w:hAnsiTheme="majorHAnsi" w:cstheme="majorBidi"/>
          <w:bCs/>
          <w:color w:val="000000" w:themeColor="accent1" w:themeShade="BF"/>
          <w:szCs w:val="26"/>
          <w:lang w:val="en-US"/>
        </w:rPr>
        <w:t>Rancangan dapat dilihat pada Gambar 3.1</w:t>
      </w:r>
      <w:r w:rsidR="00F61914">
        <w:rPr>
          <w:rFonts w:asciiTheme="majorHAnsi" w:eastAsiaTheme="majorEastAsia" w:hAnsiTheme="majorHAnsi" w:cstheme="majorBidi"/>
          <w:bCs/>
          <w:color w:val="000000" w:themeColor="accent1" w:themeShade="BF"/>
          <w:szCs w:val="26"/>
          <w:lang w:val="en-US"/>
        </w:rPr>
        <w:t>7</w:t>
      </w:r>
      <w:r w:rsidR="00F61914">
        <w:rPr>
          <w:rFonts w:asciiTheme="majorHAnsi" w:eastAsiaTheme="majorEastAsia" w:hAnsiTheme="majorHAnsi" w:cstheme="majorBidi"/>
          <w:bCs/>
          <w:color w:val="000000" w:themeColor="accent1" w:themeShade="BF"/>
          <w:szCs w:val="26"/>
          <w:lang w:val="en-US"/>
        </w:rPr>
        <w:t>.</w:t>
      </w:r>
    </w:p>
    <w:p w14:paraId="34B14BA3" w14:textId="6F956AD9" w:rsidR="00024B62" w:rsidRDefault="00024B62" w:rsidP="00024B62">
      <w:pPr>
        <w:pStyle w:val="Heading2"/>
        <w:numPr>
          <w:ilvl w:val="0"/>
          <w:numId w:val="0"/>
        </w:numPr>
        <w:rPr>
          <w:lang w:val="en-US"/>
        </w:rPr>
      </w:pPr>
    </w:p>
    <w:p w14:paraId="53CCEC06" w14:textId="0773BA74" w:rsidR="00FD3B86" w:rsidRDefault="00024B62" w:rsidP="00FD3B86">
      <w:pPr>
        <w:pStyle w:val="Heading2"/>
        <w:rPr>
          <w:lang w:val="en-US"/>
        </w:rPr>
      </w:pPr>
      <w:bookmarkStart w:id="162" w:name="_Toc74879932"/>
      <w:r>
        <w:rPr>
          <w:lang w:val="en-US"/>
        </w:rPr>
        <w:t>Hal</w:t>
      </w:r>
      <w:r w:rsidR="00FD3B86">
        <w:rPr>
          <w:lang w:val="en-US"/>
        </w:rPr>
        <w:t xml:space="preserve">aman </w:t>
      </w:r>
      <w:r w:rsidR="00FD3B86">
        <w:rPr>
          <w:i/>
          <w:iCs/>
          <w:lang w:val="en-US"/>
        </w:rPr>
        <w:t>History</w:t>
      </w:r>
      <w:bookmarkEnd w:id="162"/>
    </w:p>
    <w:p w14:paraId="513F4847" w14:textId="6872C8E6" w:rsidR="00DE228C" w:rsidRPr="00DE228C" w:rsidRDefault="00E45869" w:rsidP="00BB0083">
      <w:pPr>
        <w:ind w:left="284" w:firstLine="142"/>
        <w:rPr>
          <w:bCs/>
          <w:lang w:val="en-US"/>
        </w:rPr>
      </w:pPr>
      <w:r>
        <w:rPr>
          <w:noProof/>
        </w:rPr>
        <mc:AlternateContent>
          <mc:Choice Requires="wps">
            <w:drawing>
              <wp:anchor distT="0" distB="0" distL="114300" distR="114300" simplePos="0" relativeHeight="251885568" behindDoc="0" locked="0" layoutInCell="1" allowOverlap="1" wp14:anchorId="46D95440" wp14:editId="454D8091">
                <wp:simplePos x="0" y="0"/>
                <wp:positionH relativeFrom="margin">
                  <wp:align>right</wp:align>
                </wp:positionH>
                <wp:positionV relativeFrom="paragraph">
                  <wp:posOffset>2160905</wp:posOffset>
                </wp:positionV>
                <wp:extent cx="5038725" cy="635"/>
                <wp:effectExtent l="0" t="0" r="9525" b="1905"/>
                <wp:wrapTopAndBottom/>
                <wp:docPr id="129" name="Text Box 129"/>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5E320567" w14:textId="6EA9467E" w:rsidR="00E45869" w:rsidRPr="004154ED" w:rsidRDefault="00E45869" w:rsidP="00E45869">
                            <w:pPr>
                              <w:pStyle w:val="Caption"/>
                              <w:rPr>
                                <w:rFonts w:asciiTheme="majorHAnsi" w:eastAsiaTheme="majorEastAsia" w:hAnsiTheme="majorHAnsi" w:cstheme="majorBidi"/>
                                <w:bCs/>
                                <w:noProof/>
                                <w:color w:val="000000" w:themeColor="accent1" w:themeShade="BF"/>
                                <w:sz w:val="24"/>
                                <w:szCs w:val="26"/>
                                <w:lang w:val="en-US"/>
                              </w:rPr>
                            </w:pPr>
                            <w:bookmarkStart w:id="163" w:name="_Toc74879244"/>
                            <w:bookmarkStart w:id="164" w:name="_Toc74879301"/>
                            <w:r>
                              <w:t xml:space="preserve">Gambar 3. </w:t>
                            </w:r>
                            <w:fldSimple w:instr=" SEQ Gambar_3. \* ARABIC ">
                              <w:r w:rsidR="000D1760">
                                <w:rPr>
                                  <w:noProof/>
                                </w:rPr>
                                <w:t>18</w:t>
                              </w:r>
                            </w:fldSimple>
                            <w:r>
                              <w:rPr>
                                <w:lang w:val="en-US"/>
                              </w:rPr>
                              <w:t xml:space="preserve"> </w:t>
                            </w:r>
                            <w:r>
                              <w:rPr>
                                <w:i/>
                                <w:iCs w:val="0"/>
                                <w:lang w:val="en-US"/>
                              </w:rPr>
                              <w:t>User Interface History</w:t>
                            </w:r>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95440" id="Text Box 129" o:spid="_x0000_s1047" type="#_x0000_t202" style="position:absolute;left:0;text-align:left;margin-left:345.55pt;margin-top:170.15pt;width:396.75pt;height:.05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SqmMAIAAGk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" stroked="f">
                <v:textbox style="mso-fit-shape-to-text:t" inset="0,0,0,0">
                  <w:txbxContent>
                    <w:p w14:paraId="5E320567" w14:textId="6EA9467E" w:rsidR="00E45869" w:rsidRPr="004154ED" w:rsidRDefault="00E45869" w:rsidP="00E45869">
                      <w:pPr>
                        <w:pStyle w:val="Caption"/>
                        <w:rPr>
                          <w:rFonts w:asciiTheme="majorHAnsi" w:eastAsiaTheme="majorEastAsia" w:hAnsiTheme="majorHAnsi" w:cstheme="majorBidi"/>
                          <w:bCs/>
                          <w:noProof/>
                          <w:color w:val="000000" w:themeColor="accent1" w:themeShade="BF"/>
                          <w:sz w:val="24"/>
                          <w:szCs w:val="26"/>
                          <w:lang w:val="en-US"/>
                        </w:rPr>
                      </w:pPr>
                      <w:bookmarkStart w:id="165" w:name="_Toc74879244"/>
                      <w:bookmarkStart w:id="166" w:name="_Toc74879301"/>
                      <w:r>
                        <w:t xml:space="preserve">Gambar 3. </w:t>
                      </w:r>
                      <w:fldSimple w:instr=" SEQ Gambar_3. \* ARABIC ">
                        <w:r w:rsidR="000D1760">
                          <w:rPr>
                            <w:noProof/>
                          </w:rPr>
                          <w:t>18</w:t>
                        </w:r>
                      </w:fldSimple>
                      <w:r>
                        <w:rPr>
                          <w:lang w:val="en-US"/>
                        </w:rPr>
                        <w:t xml:space="preserve"> </w:t>
                      </w:r>
                      <w:r>
                        <w:rPr>
                          <w:i/>
                          <w:iCs w:val="0"/>
                          <w:lang w:val="en-US"/>
                        </w:rPr>
                        <w:t>User Interface History</w:t>
                      </w:r>
                      <w:bookmarkEnd w:id="165"/>
                      <w:bookmarkEnd w:id="166"/>
                    </w:p>
                  </w:txbxContent>
                </v:textbox>
                <w10:wrap type="topAndBottom" anchorx="margin"/>
              </v:shape>
            </w:pict>
          </mc:Fallback>
        </mc:AlternateContent>
      </w:r>
      <w:r w:rsidR="008B42DB">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801600" behindDoc="0" locked="0" layoutInCell="1" allowOverlap="1" wp14:anchorId="463FBDB6" wp14:editId="7FF561C4">
            <wp:simplePos x="0" y="0"/>
            <wp:positionH relativeFrom="margin">
              <wp:align>right</wp:align>
            </wp:positionH>
            <wp:positionV relativeFrom="paragraph">
              <wp:posOffset>492145</wp:posOffset>
            </wp:positionV>
            <wp:extent cx="5038725" cy="1743075"/>
            <wp:effectExtent l="0" t="0" r="9525" b="952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FD3B86">
        <w:rPr>
          <w:lang w:val="en-US"/>
        </w:rPr>
        <w:t xml:space="preserve">Rancangan halaman </w:t>
      </w:r>
      <w:r w:rsidR="00BB0083">
        <w:rPr>
          <w:i/>
          <w:iCs/>
          <w:lang w:val="en-US"/>
        </w:rPr>
        <w:t>History</w:t>
      </w:r>
      <w:r w:rsidR="00FD3B86">
        <w:rPr>
          <w:i/>
          <w:iCs/>
          <w:lang w:val="en-US"/>
        </w:rPr>
        <w:t xml:space="preserve"> </w:t>
      </w:r>
      <w:r w:rsidR="00FD3B86">
        <w:rPr>
          <w:lang w:val="en-US"/>
        </w:rPr>
        <w:t xml:space="preserve">ini, hanya bisa melihat </w:t>
      </w:r>
      <w:r w:rsidR="00FD3B86" w:rsidRPr="007A63CE">
        <w:rPr>
          <w:i/>
          <w:iCs/>
          <w:lang w:val="en-US"/>
        </w:rPr>
        <w:t>table</w:t>
      </w:r>
      <w:r w:rsidR="00FD3B86">
        <w:rPr>
          <w:lang w:val="en-US"/>
        </w:rPr>
        <w:t xml:space="preserve"> UserMarketing maupun SuperAdmin</w:t>
      </w:r>
      <w:r w:rsidR="00BB0083">
        <w:rPr>
          <w:rFonts w:asciiTheme="majorHAnsi" w:eastAsiaTheme="majorEastAsia" w:hAnsiTheme="majorHAnsi" w:cstheme="majorBidi"/>
          <w:bCs/>
          <w:noProof/>
          <w:color w:val="000000" w:themeColor="accent1" w:themeShade="BF"/>
          <w:szCs w:val="26"/>
          <w:lang w:val="en-US"/>
        </w:rPr>
        <w:t>.</w:t>
      </w:r>
      <w:r w:rsidR="00F61914" w:rsidRPr="00F61914">
        <w:rPr>
          <w:rFonts w:asciiTheme="majorHAnsi" w:eastAsiaTheme="majorEastAsia" w:hAnsiTheme="majorHAnsi" w:cstheme="majorBidi"/>
          <w:bCs/>
          <w:color w:val="000000" w:themeColor="accent1" w:themeShade="BF"/>
          <w:szCs w:val="26"/>
          <w:lang w:val="en-US"/>
        </w:rPr>
        <w:t xml:space="preserve"> </w:t>
      </w:r>
      <w:r w:rsidR="00F61914">
        <w:rPr>
          <w:rFonts w:asciiTheme="majorHAnsi" w:eastAsiaTheme="majorEastAsia" w:hAnsiTheme="majorHAnsi" w:cstheme="majorBidi"/>
          <w:bCs/>
          <w:color w:val="000000" w:themeColor="accent1" w:themeShade="BF"/>
          <w:szCs w:val="26"/>
          <w:lang w:val="en-US"/>
        </w:rPr>
        <w:t>Rancangan dapat dilihat pada Gambar 3.1</w:t>
      </w:r>
      <w:r w:rsidR="00F61914">
        <w:rPr>
          <w:rFonts w:asciiTheme="majorHAnsi" w:eastAsiaTheme="majorEastAsia" w:hAnsiTheme="majorHAnsi" w:cstheme="majorBidi"/>
          <w:bCs/>
          <w:color w:val="000000" w:themeColor="accent1" w:themeShade="BF"/>
          <w:szCs w:val="26"/>
          <w:lang w:val="en-US"/>
        </w:rPr>
        <w:t>8</w:t>
      </w:r>
      <w:r w:rsidR="00F61914">
        <w:rPr>
          <w:rFonts w:asciiTheme="majorHAnsi" w:eastAsiaTheme="majorEastAsia" w:hAnsiTheme="majorHAnsi" w:cstheme="majorBidi"/>
          <w:bCs/>
          <w:color w:val="000000" w:themeColor="accent1" w:themeShade="BF"/>
          <w:szCs w:val="26"/>
          <w:lang w:val="en-US"/>
        </w:rPr>
        <w:t>.</w:t>
      </w:r>
    </w:p>
    <w:p w14:paraId="200BC233" w14:textId="494A1C4F" w:rsidR="00E45869" w:rsidRDefault="00E45869">
      <w:pPr>
        <w:rPr>
          <w:rFonts w:asciiTheme="majorHAnsi" w:eastAsiaTheme="majorEastAsia" w:hAnsiTheme="majorHAnsi" w:cstheme="majorBidi"/>
          <w:b/>
          <w:caps/>
          <w:color w:val="000000" w:themeColor="accent1" w:themeShade="BF"/>
          <w:sz w:val="32"/>
          <w:szCs w:val="32"/>
        </w:rPr>
      </w:pPr>
      <w:r>
        <w:rPr>
          <w:rFonts w:asciiTheme="majorHAnsi" w:eastAsiaTheme="majorEastAsia" w:hAnsiTheme="majorHAnsi" w:cstheme="majorBidi"/>
          <w:b/>
          <w:caps/>
          <w:color w:val="000000" w:themeColor="accent1" w:themeShade="BF"/>
          <w:sz w:val="32"/>
          <w:szCs w:val="32"/>
        </w:rPr>
        <w:br w:type="page"/>
      </w:r>
    </w:p>
    <w:p w14:paraId="3B2CD02D" w14:textId="77777777" w:rsidR="00DE228C" w:rsidRDefault="00DE228C">
      <w:pPr>
        <w:rPr>
          <w:rFonts w:asciiTheme="majorHAnsi" w:eastAsiaTheme="majorEastAsia" w:hAnsiTheme="majorHAnsi" w:cstheme="majorBidi"/>
          <w:b/>
          <w:caps/>
          <w:color w:val="000000" w:themeColor="accent1" w:themeShade="BF"/>
          <w:sz w:val="32"/>
          <w:szCs w:val="32"/>
        </w:rPr>
      </w:pPr>
    </w:p>
    <w:p w14:paraId="349458A6" w14:textId="2F85188E" w:rsidR="0006017B" w:rsidRPr="004E347A" w:rsidRDefault="0006017B" w:rsidP="0069326F">
      <w:pPr>
        <w:pStyle w:val="Heading1"/>
        <w:ind w:left="0"/>
      </w:pPr>
      <w:r w:rsidRPr="004E347A">
        <w:br/>
      </w:r>
      <w:bookmarkStart w:id="167" w:name="_Toc24719695"/>
      <w:bookmarkStart w:id="168" w:name="_Toc74879933"/>
      <w:r w:rsidR="00620748">
        <w:rPr>
          <w:lang w:val="en-US"/>
        </w:rPr>
        <w:t>Hasil Pekerjaan</w:t>
      </w:r>
      <w:bookmarkEnd w:id="167"/>
      <w:bookmarkEnd w:id="168"/>
    </w:p>
    <w:p w14:paraId="3A19961F" w14:textId="77777777" w:rsidR="0006017B" w:rsidRPr="004E347A" w:rsidRDefault="0006017B" w:rsidP="0006017B"/>
    <w:p w14:paraId="02A0F77C" w14:textId="77777777" w:rsidR="00DF18BC" w:rsidRPr="00E14E03" w:rsidRDefault="0092066B" w:rsidP="00DF18BC">
      <w:pPr>
        <w:pStyle w:val="Heading2"/>
      </w:pPr>
      <w:bookmarkStart w:id="169" w:name="_Toc24719696"/>
      <w:bookmarkStart w:id="170" w:name="_Toc74879934"/>
      <w:r w:rsidRPr="00E14E03">
        <w:t>Tahapan Implementasi</w:t>
      </w:r>
      <w:bookmarkEnd w:id="169"/>
      <w:bookmarkEnd w:id="170"/>
    </w:p>
    <w:p w14:paraId="763F2BC8" w14:textId="77777777" w:rsidR="009F1272" w:rsidRDefault="009F1272" w:rsidP="009F1272">
      <w:pPr>
        <w:ind w:firstLine="720"/>
      </w:pPr>
      <w:r>
        <w:t xml:space="preserve">Implementasi sistem adalah tahapan penerapan dari rancangan yang telah </w:t>
      </w:r>
    </w:p>
    <w:p w14:paraId="4ADC727D" w14:textId="383BA364" w:rsidR="00DF18BC" w:rsidRDefault="009F1272" w:rsidP="009F1272">
      <w:r>
        <w:t xml:space="preserve">dibuat. Pada bagian ini akan dibahas implementasi inti dari Pembangunan </w:t>
      </w:r>
      <w:r>
        <w:rPr>
          <w:lang w:val="en-US"/>
        </w:rPr>
        <w:t xml:space="preserve">Analisis dan Perancangan Sistem </w:t>
      </w:r>
      <w:r>
        <w:t>Yang Terintegrasi Dengan Sistem Akademik.</w:t>
      </w:r>
    </w:p>
    <w:p w14:paraId="368D8ED6" w14:textId="77777777" w:rsidR="009F1272" w:rsidRPr="00E14E03" w:rsidRDefault="009F1272" w:rsidP="009F1272"/>
    <w:p w14:paraId="062114FB" w14:textId="70F646B2" w:rsidR="00DF18BC" w:rsidRPr="00E14E03" w:rsidRDefault="0095635A" w:rsidP="004A42B9">
      <w:pPr>
        <w:pStyle w:val="Heading3"/>
      </w:pPr>
      <w:bookmarkStart w:id="171" w:name="_Toc24719697"/>
      <w:bookmarkStart w:id="172" w:name="_Toc74879935"/>
      <w:r w:rsidRPr="00E14E03">
        <w:t>Produk/Jasa yang dihasilkan</w:t>
      </w:r>
      <w:bookmarkEnd w:id="171"/>
      <w:bookmarkEnd w:id="172"/>
    </w:p>
    <w:p w14:paraId="0804CAC9" w14:textId="77777777" w:rsidR="009F1272" w:rsidRDefault="009F1272" w:rsidP="009F1272">
      <w:pPr>
        <w:pStyle w:val="ReportContent"/>
      </w:pPr>
      <w:r>
        <w:t xml:space="preserve">Lingkup implementasi yang direkomendasikan meliputi lingkungan </w:t>
      </w:r>
    </w:p>
    <w:p w14:paraId="3E2EA66B" w14:textId="5FECBBBD" w:rsidR="00DF18BC" w:rsidRPr="00E14E03" w:rsidRDefault="009F1272" w:rsidP="004A42B9">
      <w:pPr>
        <w:pStyle w:val="ReportContent"/>
        <w:ind w:firstLine="0"/>
      </w:pPr>
      <w:r>
        <w:t xml:space="preserve">perangkat lunak atau </w:t>
      </w:r>
      <w:r w:rsidRPr="004A42B9">
        <w:rPr>
          <w:i/>
          <w:iCs/>
        </w:rPr>
        <w:t>software</w:t>
      </w:r>
      <w:r>
        <w:t xml:space="preserve"> dan perangkat keras atau </w:t>
      </w:r>
      <w:r w:rsidRPr="004A42B9">
        <w:rPr>
          <w:i/>
          <w:iCs/>
        </w:rPr>
        <w:t>hardware</w:t>
      </w:r>
      <w:r>
        <w:t>.</w:t>
      </w:r>
    </w:p>
    <w:p w14:paraId="1EB32A6B" w14:textId="77777777" w:rsidR="00DF18BC" w:rsidRPr="00E14E03" w:rsidRDefault="00DF18BC" w:rsidP="00DF18BC"/>
    <w:p w14:paraId="722B6AF4" w14:textId="2B1AB0D0" w:rsidR="00154837" w:rsidRDefault="004A42B9" w:rsidP="00043926">
      <w:pPr>
        <w:pStyle w:val="Heading3"/>
      </w:pPr>
      <w:bookmarkStart w:id="173" w:name="_Toc74879936"/>
      <w:r w:rsidRPr="004A42B9">
        <w:t>Spesifikasi Perangkat Keras (</w:t>
      </w:r>
      <w:r w:rsidRPr="00005B6E">
        <w:rPr>
          <w:i/>
          <w:iCs/>
        </w:rPr>
        <w:t>Hardware</w:t>
      </w:r>
      <w:r w:rsidRPr="004A42B9">
        <w:t>)</w:t>
      </w:r>
      <w:bookmarkEnd w:id="173"/>
    </w:p>
    <w:p w14:paraId="39FDD316" w14:textId="1F53ADEF" w:rsidR="00734FD3" w:rsidRDefault="00734FD3" w:rsidP="00734FD3">
      <w:pPr>
        <w:ind w:firstLine="709"/>
      </w:pPr>
      <w:r>
        <w:t xml:space="preserve">Berikut adalah spesifikasi perangkat yang digunakan saat membangun </w:t>
      </w:r>
      <w:r>
        <w:rPr>
          <w:lang w:val="en-US"/>
        </w:rPr>
        <w:t>analisis dan perancangan si</w:t>
      </w:r>
      <w:r>
        <w:t>stem ini, yaitu:</w:t>
      </w:r>
    </w:p>
    <w:p w14:paraId="5A9CF427" w14:textId="60101B2E" w:rsidR="00734FD3" w:rsidRDefault="00734FD3" w:rsidP="00734FD3">
      <w:pPr>
        <w:pStyle w:val="ListParagraph"/>
        <w:numPr>
          <w:ilvl w:val="0"/>
          <w:numId w:val="41"/>
        </w:numPr>
        <w:rPr>
          <w:lang w:val="en-US"/>
        </w:rPr>
      </w:pPr>
      <w:r>
        <w:rPr>
          <w:lang w:val="en-US"/>
        </w:rPr>
        <w:t>AMD FX 7500 Radeon R7</w:t>
      </w:r>
    </w:p>
    <w:p w14:paraId="64EFAAD8" w14:textId="22673149" w:rsidR="00734FD3" w:rsidRDefault="00734FD3" w:rsidP="00734FD3">
      <w:pPr>
        <w:pStyle w:val="ListParagraph"/>
        <w:numPr>
          <w:ilvl w:val="0"/>
          <w:numId w:val="41"/>
        </w:numPr>
        <w:rPr>
          <w:lang w:val="en-US"/>
        </w:rPr>
      </w:pPr>
      <w:r>
        <w:rPr>
          <w:lang w:val="en-US"/>
        </w:rPr>
        <w:t>Memory 8Gb</w:t>
      </w:r>
    </w:p>
    <w:p w14:paraId="6BDA79C2" w14:textId="4BE3C440" w:rsidR="00734FD3" w:rsidRDefault="00734FD3" w:rsidP="00734FD3">
      <w:pPr>
        <w:pStyle w:val="ListParagraph"/>
        <w:numPr>
          <w:ilvl w:val="0"/>
          <w:numId w:val="41"/>
        </w:numPr>
        <w:rPr>
          <w:lang w:val="en-US"/>
        </w:rPr>
      </w:pPr>
      <w:r>
        <w:rPr>
          <w:lang w:val="en-US"/>
        </w:rPr>
        <w:t>SSD 128Gb</w:t>
      </w:r>
    </w:p>
    <w:p w14:paraId="7BECB5A5" w14:textId="2961E1DE" w:rsidR="00734FD3" w:rsidRDefault="00734FD3" w:rsidP="00734FD3">
      <w:pPr>
        <w:pStyle w:val="ListParagraph"/>
        <w:numPr>
          <w:ilvl w:val="0"/>
          <w:numId w:val="41"/>
        </w:numPr>
        <w:rPr>
          <w:lang w:val="en-US"/>
        </w:rPr>
      </w:pPr>
      <w:r>
        <w:rPr>
          <w:lang w:val="en-US"/>
        </w:rPr>
        <w:t>Koneksi Internet</w:t>
      </w:r>
    </w:p>
    <w:p w14:paraId="2B22C4F0" w14:textId="77777777" w:rsidR="00734FD3" w:rsidRDefault="00734FD3" w:rsidP="00734FD3">
      <w:pPr>
        <w:pStyle w:val="ListParagraph"/>
        <w:rPr>
          <w:lang w:val="en-US"/>
        </w:rPr>
      </w:pPr>
    </w:p>
    <w:p w14:paraId="78CB6FFC" w14:textId="3F88139A" w:rsidR="00734FD3" w:rsidRDefault="00734FD3" w:rsidP="009A3E0E">
      <w:pPr>
        <w:pStyle w:val="Heading3"/>
      </w:pPr>
      <w:bookmarkStart w:id="174" w:name="_Toc74879937"/>
      <w:r w:rsidRPr="00734FD3">
        <w:t>Spesifikasi Perangkat Lunak (</w:t>
      </w:r>
      <w:r w:rsidRPr="00734FD3">
        <w:rPr>
          <w:i/>
          <w:iCs/>
        </w:rPr>
        <w:t>Software</w:t>
      </w:r>
      <w:r w:rsidRPr="00734FD3">
        <w:t>)</w:t>
      </w:r>
      <w:bookmarkEnd w:id="174"/>
    </w:p>
    <w:p w14:paraId="6264D887" w14:textId="2E45437B" w:rsidR="00734FD3" w:rsidRPr="00734FD3" w:rsidRDefault="00734FD3" w:rsidP="00734FD3">
      <w:pPr>
        <w:ind w:firstLine="720"/>
        <w:rPr>
          <w:lang w:val="en-US"/>
        </w:rPr>
      </w:pPr>
      <w:r w:rsidRPr="00734FD3">
        <w:rPr>
          <w:lang w:val="en-US"/>
        </w:rPr>
        <w:t xml:space="preserve">Berikut adalah spesifikasi perangkat lunak dalam membangun </w:t>
      </w:r>
      <w:r>
        <w:rPr>
          <w:lang w:val="en-US"/>
        </w:rPr>
        <w:t>analisis dan perancangan sistem</w:t>
      </w:r>
      <w:r w:rsidRPr="00734FD3">
        <w:rPr>
          <w:lang w:val="en-US"/>
        </w:rPr>
        <w:t xml:space="preserve"> ini, yaitu</w:t>
      </w:r>
      <w:r>
        <w:rPr>
          <w:lang w:val="en-US"/>
        </w:rPr>
        <w:t xml:space="preserve"> :</w:t>
      </w:r>
    </w:p>
    <w:p w14:paraId="743EE6AD" w14:textId="700CB29A" w:rsidR="009E5E8C" w:rsidRDefault="00734FD3" w:rsidP="00734FD3">
      <w:pPr>
        <w:pStyle w:val="ListParagraph"/>
        <w:numPr>
          <w:ilvl w:val="0"/>
          <w:numId w:val="42"/>
        </w:numPr>
        <w:rPr>
          <w:lang w:val="en-US"/>
        </w:rPr>
      </w:pPr>
      <w:r>
        <w:rPr>
          <w:lang w:val="en-US"/>
        </w:rPr>
        <w:t>Sistem operasi Microsoft Windows 10 Home.</w:t>
      </w:r>
    </w:p>
    <w:p w14:paraId="322CB5AF" w14:textId="42D51DCE" w:rsidR="00734FD3" w:rsidRDefault="001F53A7" w:rsidP="00734FD3">
      <w:pPr>
        <w:pStyle w:val="ListParagraph"/>
        <w:numPr>
          <w:ilvl w:val="0"/>
          <w:numId w:val="42"/>
        </w:numPr>
        <w:rPr>
          <w:lang w:val="en-US"/>
        </w:rPr>
      </w:pPr>
      <w:r>
        <w:rPr>
          <w:lang w:val="en-US"/>
        </w:rPr>
        <w:t>phpMyAdmin</w:t>
      </w:r>
      <w:r>
        <w:rPr>
          <w:lang w:val="en-US"/>
        </w:rPr>
        <w:tab/>
      </w:r>
    </w:p>
    <w:p w14:paraId="6311168E" w14:textId="3AD2C25F" w:rsidR="00734FD3" w:rsidRDefault="00734FD3" w:rsidP="00734FD3">
      <w:pPr>
        <w:pStyle w:val="ListParagraph"/>
        <w:numPr>
          <w:ilvl w:val="0"/>
          <w:numId w:val="42"/>
        </w:numPr>
        <w:rPr>
          <w:lang w:val="en-US"/>
        </w:rPr>
      </w:pPr>
      <w:r>
        <w:rPr>
          <w:lang w:val="en-US"/>
        </w:rPr>
        <w:t xml:space="preserve">Bahasa pemprograman PHP version </w:t>
      </w:r>
      <w:r w:rsidR="00C074C0">
        <w:rPr>
          <w:lang w:val="en-US"/>
        </w:rPr>
        <w:t>5.3.2</w:t>
      </w:r>
    </w:p>
    <w:p w14:paraId="471DDA6E" w14:textId="72F504EE" w:rsidR="001F53A7" w:rsidRDefault="00734FD3" w:rsidP="00C074C0">
      <w:pPr>
        <w:pStyle w:val="ListParagraph"/>
        <w:numPr>
          <w:ilvl w:val="0"/>
          <w:numId w:val="42"/>
        </w:numPr>
        <w:rPr>
          <w:lang w:val="en-US"/>
        </w:rPr>
      </w:pPr>
      <w:r>
        <w:rPr>
          <w:lang w:val="en-US"/>
        </w:rPr>
        <w:t xml:space="preserve">Bahasa </w:t>
      </w:r>
      <w:r w:rsidR="001F53A7">
        <w:rPr>
          <w:lang w:val="en-US"/>
        </w:rPr>
        <w:t>pemrograman</w:t>
      </w:r>
      <w:r w:rsidR="00C074C0">
        <w:rPr>
          <w:lang w:val="en-US"/>
        </w:rPr>
        <w:t xml:space="preserve"> </w:t>
      </w:r>
      <w:r w:rsidR="00C074C0" w:rsidRPr="00C074C0">
        <w:rPr>
          <w:lang w:val="en-US"/>
        </w:rPr>
        <w:t>codeigniter-ss-twig: 0.4.0</w:t>
      </w:r>
    </w:p>
    <w:p w14:paraId="522A8E58" w14:textId="09F28C72" w:rsidR="00734FD3" w:rsidRDefault="00734FD3" w:rsidP="00734FD3">
      <w:pPr>
        <w:pStyle w:val="ListParagraph"/>
        <w:numPr>
          <w:ilvl w:val="0"/>
          <w:numId w:val="42"/>
        </w:numPr>
        <w:rPr>
          <w:lang w:val="en-US"/>
        </w:rPr>
      </w:pPr>
      <w:r>
        <w:rPr>
          <w:lang w:val="en-US"/>
        </w:rPr>
        <w:t>Visual Studio Code.</w:t>
      </w:r>
    </w:p>
    <w:p w14:paraId="3902B779" w14:textId="00AA5E98" w:rsidR="001F53A7" w:rsidRDefault="001F53A7" w:rsidP="00734FD3">
      <w:pPr>
        <w:pStyle w:val="ListParagraph"/>
        <w:numPr>
          <w:ilvl w:val="0"/>
          <w:numId w:val="42"/>
        </w:numPr>
        <w:rPr>
          <w:lang w:val="en-US"/>
        </w:rPr>
      </w:pPr>
      <w:r>
        <w:rPr>
          <w:lang w:val="en-US"/>
        </w:rPr>
        <w:t>Git Bash sebagai terminal.</w:t>
      </w:r>
    </w:p>
    <w:p w14:paraId="22FB9B60" w14:textId="186526B8" w:rsidR="001F53A7" w:rsidRDefault="001F53A7" w:rsidP="00734FD3">
      <w:pPr>
        <w:pStyle w:val="ListParagraph"/>
        <w:numPr>
          <w:ilvl w:val="0"/>
          <w:numId w:val="42"/>
        </w:numPr>
        <w:rPr>
          <w:lang w:val="en-US"/>
        </w:rPr>
      </w:pPr>
      <w:r>
        <w:rPr>
          <w:lang w:val="en-US"/>
        </w:rPr>
        <w:t>Git Lab sebagai media penyimpanan dalam pengembangan aplikasi.</w:t>
      </w:r>
    </w:p>
    <w:p w14:paraId="7B8B26AD" w14:textId="340E1ADE" w:rsidR="001F53A7" w:rsidRDefault="001F53A7" w:rsidP="00734FD3">
      <w:pPr>
        <w:pStyle w:val="ListParagraph"/>
        <w:numPr>
          <w:ilvl w:val="0"/>
          <w:numId w:val="42"/>
        </w:numPr>
        <w:rPr>
          <w:lang w:val="en-US"/>
        </w:rPr>
      </w:pPr>
      <w:r>
        <w:rPr>
          <w:lang w:val="en-US"/>
        </w:rPr>
        <w:lastRenderedPageBreak/>
        <w:t>Browser seperti Microsoft Edge dan Google Chrome.</w:t>
      </w:r>
    </w:p>
    <w:p w14:paraId="4B76F612" w14:textId="687ECD3D" w:rsidR="001F53A7" w:rsidRPr="001F53A7" w:rsidRDefault="001F53A7" w:rsidP="000F6EA1">
      <w:pPr>
        <w:pStyle w:val="ListParagraph"/>
        <w:numPr>
          <w:ilvl w:val="0"/>
          <w:numId w:val="42"/>
        </w:numPr>
        <w:rPr>
          <w:lang w:val="en-US"/>
        </w:rPr>
      </w:pPr>
      <w:r w:rsidRPr="001F53A7">
        <w:rPr>
          <w:lang w:val="en-US"/>
        </w:rPr>
        <w:t>Whatsapp dan telegram sebagai media informasi pengembangan aplikasi.</w:t>
      </w:r>
    </w:p>
    <w:p w14:paraId="5DD9DCA5" w14:textId="77777777" w:rsidR="00005B6E" w:rsidRDefault="00005B6E" w:rsidP="009E5E8C"/>
    <w:p w14:paraId="7CBFB256" w14:textId="77777777" w:rsidR="001F53A7" w:rsidRDefault="001F53A7" w:rsidP="009E5E8C">
      <w:pPr>
        <w:pStyle w:val="Heading2"/>
        <w:rPr>
          <w:lang w:val="en-US"/>
        </w:rPr>
      </w:pPr>
      <w:bookmarkStart w:id="175" w:name="_Toc74879938"/>
      <w:r w:rsidRPr="00E14E03">
        <w:t>Implementasi</w:t>
      </w:r>
      <w:r>
        <w:rPr>
          <w:lang w:val="en-US"/>
        </w:rPr>
        <w:t xml:space="preserve"> Basis Data</w:t>
      </w:r>
      <w:bookmarkEnd w:id="175"/>
    </w:p>
    <w:p w14:paraId="5117C1A7" w14:textId="661D5B02" w:rsidR="00103F8A" w:rsidRDefault="001F53A7" w:rsidP="001F53A7">
      <w:pPr>
        <w:rPr>
          <w:lang w:val="en-US"/>
        </w:rPr>
      </w:pPr>
      <w:r>
        <w:rPr>
          <w:lang w:val="en-US"/>
        </w:rPr>
        <w:tab/>
        <w:t xml:space="preserve">Untuk membuat </w:t>
      </w:r>
      <w:r>
        <w:rPr>
          <w:i/>
          <w:iCs/>
          <w:lang w:val="en-US"/>
        </w:rPr>
        <w:t>database</w:t>
      </w:r>
      <w:r>
        <w:rPr>
          <w:lang w:val="en-US"/>
        </w:rPr>
        <w:t xml:space="preserve"> di phpMyAdmin dapat dilakukan dengan </w:t>
      </w:r>
      <w:r>
        <w:rPr>
          <w:i/>
          <w:iCs/>
          <w:lang w:val="en-US"/>
        </w:rPr>
        <w:t xml:space="preserve">command line </w:t>
      </w:r>
      <w:r w:rsidR="00717022">
        <w:rPr>
          <w:lang w:val="en-US"/>
        </w:rPr>
        <w:t>pada GitBash atau pun terminal di Visual Studio Code.</w:t>
      </w:r>
    </w:p>
    <w:p w14:paraId="0F39532A" w14:textId="4CA25EED" w:rsidR="00717022" w:rsidRDefault="00EA7693" w:rsidP="001F53A7">
      <w:pPr>
        <w:rPr>
          <w:lang w:val="en-US"/>
        </w:rPr>
      </w:pPr>
      <w:r>
        <w:rPr>
          <w:noProof/>
        </w:rPr>
        <mc:AlternateContent>
          <mc:Choice Requires="wps">
            <w:drawing>
              <wp:anchor distT="0" distB="0" distL="114300" distR="114300" simplePos="0" relativeHeight="251887616" behindDoc="0" locked="0" layoutInCell="1" allowOverlap="1" wp14:anchorId="5518C1A8" wp14:editId="581E8F87">
                <wp:simplePos x="0" y="0"/>
                <wp:positionH relativeFrom="column">
                  <wp:posOffset>1002665</wp:posOffset>
                </wp:positionH>
                <wp:positionV relativeFrom="paragraph">
                  <wp:posOffset>1525905</wp:posOffset>
                </wp:positionV>
                <wp:extent cx="267462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34FB24FB" w14:textId="771775A0" w:rsidR="00EA7693" w:rsidRPr="00247397" w:rsidRDefault="00EA7693" w:rsidP="00EA7693">
                            <w:pPr>
                              <w:pStyle w:val="Caption"/>
                              <w:rPr>
                                <w:noProof/>
                                <w:sz w:val="24"/>
                                <w:szCs w:val="24"/>
                                <w:lang w:val="en-US"/>
                              </w:rPr>
                            </w:pPr>
                            <w:bookmarkStart w:id="176" w:name="_Toc74879127"/>
                            <w:r>
                              <w:t xml:space="preserve">Gambar 4. </w:t>
                            </w:r>
                            <w:fldSimple w:instr=" SEQ Gambar_4. \* ARABIC ">
                              <w:r w:rsidR="002A2B00">
                                <w:rPr>
                                  <w:noProof/>
                                </w:rPr>
                                <w:t>1</w:t>
                              </w:r>
                            </w:fldSimple>
                            <w:r>
                              <w:rPr>
                                <w:lang w:val="en-US"/>
                              </w:rPr>
                              <w:t xml:space="preserve"> Penyesuaian pada file .env</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8C1A8" id="Text Box 131" o:spid="_x0000_s1048" type="#_x0000_t202" style="position:absolute;left:0;text-align:left;margin-left:78.95pt;margin-top:120.15pt;width:210.6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" stroked="f">
                <v:textbox style="mso-fit-shape-to-text:t" inset="0,0,0,0">
                  <w:txbxContent>
                    <w:p w14:paraId="34FB24FB" w14:textId="771775A0" w:rsidR="00EA7693" w:rsidRPr="00247397" w:rsidRDefault="00EA7693" w:rsidP="00EA7693">
                      <w:pPr>
                        <w:pStyle w:val="Caption"/>
                        <w:rPr>
                          <w:noProof/>
                          <w:sz w:val="24"/>
                          <w:szCs w:val="24"/>
                          <w:lang w:val="en-US"/>
                        </w:rPr>
                      </w:pPr>
                      <w:bookmarkStart w:id="177" w:name="_Toc74879127"/>
                      <w:r>
                        <w:t xml:space="preserve">Gambar 4. </w:t>
                      </w:r>
                      <w:fldSimple w:instr=" SEQ Gambar_4. \* ARABIC ">
                        <w:r w:rsidR="002A2B00">
                          <w:rPr>
                            <w:noProof/>
                          </w:rPr>
                          <w:t>1</w:t>
                        </w:r>
                      </w:fldSimple>
                      <w:r>
                        <w:rPr>
                          <w:lang w:val="en-US"/>
                        </w:rPr>
                        <w:t xml:space="preserve"> Penyesuaian pada file .env</w:t>
                      </w:r>
                      <w:bookmarkEnd w:id="177"/>
                    </w:p>
                  </w:txbxContent>
                </v:textbox>
                <w10:wrap type="topAndBottom"/>
              </v:shape>
            </w:pict>
          </mc:Fallback>
        </mc:AlternateContent>
      </w:r>
      <w:r w:rsidR="00717022">
        <w:rPr>
          <w:noProof/>
          <w:lang w:val="en-US"/>
        </w:rPr>
        <w:drawing>
          <wp:anchor distT="0" distB="0" distL="114300" distR="114300" simplePos="0" relativeHeight="251750400" behindDoc="0" locked="0" layoutInCell="1" allowOverlap="1" wp14:anchorId="4810C506" wp14:editId="32F5E0F4">
            <wp:simplePos x="0" y="0"/>
            <wp:positionH relativeFrom="page">
              <wp:align>center</wp:align>
            </wp:positionH>
            <wp:positionV relativeFrom="paragraph">
              <wp:posOffset>508635</wp:posOffset>
            </wp:positionV>
            <wp:extent cx="2674620" cy="96012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7462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022">
        <w:rPr>
          <w:lang w:val="en-US"/>
        </w:rPr>
        <w:tab/>
        <w:t>Setelah membuat database perlu melakukan penyesuian pada file .env seperti pada Gambar 4.</w:t>
      </w:r>
      <w:r>
        <w:rPr>
          <w:lang w:val="en-US"/>
        </w:rPr>
        <w:t>1</w:t>
      </w:r>
      <w:r w:rsidR="00687AD0">
        <w:rPr>
          <w:lang w:val="en-US"/>
        </w:rPr>
        <w:t>.</w:t>
      </w:r>
    </w:p>
    <w:p w14:paraId="75FBC565" w14:textId="77777777" w:rsidR="00EA7693" w:rsidRDefault="00EA7693" w:rsidP="00EA7693">
      <w:pPr>
        <w:ind w:firstLine="720"/>
        <w:rPr>
          <w:lang w:val="en-US"/>
        </w:rPr>
      </w:pPr>
    </w:p>
    <w:p w14:paraId="4DB6C9EB" w14:textId="16026C27" w:rsidR="00717022" w:rsidRPr="00717022" w:rsidRDefault="00717022" w:rsidP="00EA7693">
      <w:pPr>
        <w:ind w:firstLine="720"/>
        <w:rPr>
          <w:lang w:val="en-US"/>
        </w:rPr>
      </w:pPr>
      <w:r w:rsidRPr="00717022">
        <w:rPr>
          <w:lang w:val="en-US"/>
        </w:rPr>
        <w:t xml:space="preserve">Pembuatan tabel-tabel database dilakukan dengan menggunakan teknik </w:t>
      </w:r>
    </w:p>
    <w:p w14:paraId="786D1C34" w14:textId="35E34C17" w:rsidR="00717022" w:rsidRPr="00717022" w:rsidRDefault="00717022" w:rsidP="00717022">
      <w:pPr>
        <w:rPr>
          <w:lang w:val="en-US"/>
        </w:rPr>
      </w:pPr>
      <w:r w:rsidRPr="00717022">
        <w:rPr>
          <w:lang w:val="en-US"/>
        </w:rPr>
        <w:t xml:space="preserve">migration yang disediakan oleh </w:t>
      </w:r>
      <w:r>
        <w:rPr>
          <w:lang w:val="en-US"/>
        </w:rPr>
        <w:t>CI</w:t>
      </w:r>
      <w:r w:rsidRPr="00717022">
        <w:rPr>
          <w:lang w:val="en-US"/>
        </w:rPr>
        <w:t xml:space="preserve">. Implementasi basis data dengan </w:t>
      </w:r>
    </w:p>
    <w:p w14:paraId="52D280CB" w14:textId="27139D16" w:rsidR="00717022" w:rsidRDefault="00717022" w:rsidP="001F53A7">
      <w:pPr>
        <w:rPr>
          <w:lang w:val="en-US"/>
        </w:rPr>
      </w:pPr>
      <w:r w:rsidRPr="00717022">
        <w:rPr>
          <w:lang w:val="en-US"/>
        </w:rPr>
        <w:t>menggunakan migration adalah sebagai berikut:</w:t>
      </w:r>
    </w:p>
    <w:p w14:paraId="367E27B7" w14:textId="77777777" w:rsidR="00EA7693" w:rsidRPr="00717022" w:rsidRDefault="00EA7693" w:rsidP="001F53A7">
      <w:pPr>
        <w:rPr>
          <w:lang w:val="en-US"/>
        </w:rPr>
      </w:pPr>
    </w:p>
    <w:p w14:paraId="40D37C57" w14:textId="1018EABD" w:rsidR="00103F8A" w:rsidRDefault="00103F8A" w:rsidP="001F53A7">
      <w:pPr>
        <w:pStyle w:val="Heading3"/>
        <w:rPr>
          <w:lang w:val="en-US"/>
        </w:rPr>
      </w:pPr>
      <w:bookmarkStart w:id="178" w:name="_Toc74879939"/>
      <w:r>
        <w:rPr>
          <w:lang w:val="en-US"/>
        </w:rPr>
        <w:t xml:space="preserve">Tabel </w:t>
      </w:r>
      <w:r w:rsidR="008E3861">
        <w:rPr>
          <w:i/>
          <w:iCs/>
          <w:lang w:val="en-US"/>
        </w:rPr>
        <w:t>Companies</w:t>
      </w:r>
      <w:bookmarkEnd w:id="178"/>
    </w:p>
    <w:p w14:paraId="06C2F943" w14:textId="0C2084D7" w:rsidR="008E3861" w:rsidRDefault="00973D1B" w:rsidP="00103F8A">
      <w:pPr>
        <w:rPr>
          <w:lang w:val="en-US"/>
        </w:rPr>
      </w:pPr>
      <w:r>
        <w:rPr>
          <w:noProof/>
        </w:rPr>
        <mc:AlternateContent>
          <mc:Choice Requires="wps">
            <w:drawing>
              <wp:anchor distT="0" distB="0" distL="114300" distR="114300" simplePos="0" relativeHeight="251889664" behindDoc="0" locked="0" layoutInCell="1" allowOverlap="1" wp14:anchorId="41DDF055" wp14:editId="7991DFEB">
                <wp:simplePos x="0" y="0"/>
                <wp:positionH relativeFrom="column">
                  <wp:posOffset>3175</wp:posOffset>
                </wp:positionH>
                <wp:positionV relativeFrom="paragraph">
                  <wp:posOffset>3453765</wp:posOffset>
                </wp:positionV>
                <wp:extent cx="503682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572E8D7" w14:textId="4EAC5319" w:rsidR="00973D1B" w:rsidRPr="00650886" w:rsidRDefault="00973D1B" w:rsidP="00973D1B">
                            <w:pPr>
                              <w:pStyle w:val="Caption"/>
                              <w:rPr>
                                <w:noProof/>
                                <w:sz w:val="24"/>
                                <w:szCs w:val="24"/>
                                <w:lang w:val="en-US"/>
                              </w:rPr>
                            </w:pPr>
                            <w:bookmarkStart w:id="179" w:name="_Toc74879128"/>
                            <w:r>
                              <w:t xml:space="preserve">Gambar 4. </w:t>
                            </w:r>
                            <w:fldSimple w:instr=" SEQ Gambar_4. \* ARABIC ">
                              <w:r w:rsidR="002A2B00">
                                <w:rPr>
                                  <w:noProof/>
                                </w:rPr>
                                <w:t>2</w:t>
                              </w:r>
                            </w:fldSimple>
                            <w:r>
                              <w:rPr>
                                <w:lang w:val="en-US"/>
                              </w:rPr>
                              <w:t xml:space="preserve"> </w:t>
                            </w:r>
                            <w:r>
                              <w:rPr>
                                <w:i/>
                                <w:iCs w:val="0"/>
                                <w:lang w:val="en-US"/>
                              </w:rPr>
                              <w:t>Migration Tabel Companies</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DF055" id="Text Box 132" o:spid="_x0000_s1049" type="#_x0000_t202" style="position:absolute;left:0;text-align:left;margin-left:.25pt;margin-top:271.95pt;width:396.6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jxMAIAAGk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" stroked="f">
                <v:textbox style="mso-fit-shape-to-text:t" inset="0,0,0,0">
                  <w:txbxContent>
                    <w:p w14:paraId="6572E8D7" w14:textId="4EAC5319" w:rsidR="00973D1B" w:rsidRPr="00650886" w:rsidRDefault="00973D1B" w:rsidP="00973D1B">
                      <w:pPr>
                        <w:pStyle w:val="Caption"/>
                        <w:rPr>
                          <w:noProof/>
                          <w:sz w:val="24"/>
                          <w:szCs w:val="24"/>
                          <w:lang w:val="en-US"/>
                        </w:rPr>
                      </w:pPr>
                      <w:bookmarkStart w:id="180" w:name="_Toc74879128"/>
                      <w:r>
                        <w:t xml:space="preserve">Gambar 4. </w:t>
                      </w:r>
                      <w:fldSimple w:instr=" SEQ Gambar_4. \* ARABIC ">
                        <w:r w:rsidR="002A2B00">
                          <w:rPr>
                            <w:noProof/>
                          </w:rPr>
                          <w:t>2</w:t>
                        </w:r>
                      </w:fldSimple>
                      <w:r>
                        <w:rPr>
                          <w:lang w:val="en-US"/>
                        </w:rPr>
                        <w:t xml:space="preserve"> </w:t>
                      </w:r>
                      <w:r>
                        <w:rPr>
                          <w:i/>
                          <w:iCs w:val="0"/>
                          <w:lang w:val="en-US"/>
                        </w:rPr>
                        <w:t>Migration Tabel Companies</w:t>
                      </w:r>
                      <w:bookmarkEnd w:id="180"/>
                    </w:p>
                  </w:txbxContent>
                </v:textbox>
                <w10:wrap type="topAndBottom"/>
              </v:shape>
            </w:pict>
          </mc:Fallback>
        </mc:AlternateContent>
      </w:r>
      <w:r w:rsidR="00354F2C">
        <w:rPr>
          <w:noProof/>
          <w:lang w:val="en-US"/>
        </w:rPr>
        <w:drawing>
          <wp:anchor distT="0" distB="0" distL="114300" distR="114300" simplePos="0" relativeHeight="251742208" behindDoc="0" locked="0" layoutInCell="1" allowOverlap="1" wp14:anchorId="269CD779" wp14:editId="44DC5A96">
            <wp:simplePos x="0" y="0"/>
            <wp:positionH relativeFrom="margin">
              <wp:align>right</wp:align>
            </wp:positionH>
            <wp:positionV relativeFrom="paragraph">
              <wp:posOffset>573405</wp:posOffset>
            </wp:positionV>
            <wp:extent cx="5036820" cy="284226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3682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F8A">
        <w:rPr>
          <w:lang w:val="en-US"/>
        </w:rPr>
        <w:tab/>
        <w:t xml:space="preserve">Implementasi dari rancangan basis data table </w:t>
      </w:r>
      <w:r w:rsidR="000F7B63">
        <w:rPr>
          <w:i/>
          <w:iCs/>
          <w:lang w:val="en-US"/>
        </w:rPr>
        <w:t>Companies</w:t>
      </w:r>
      <w:r w:rsidR="00103F8A">
        <w:rPr>
          <w:i/>
          <w:iCs/>
          <w:lang w:val="en-US"/>
        </w:rPr>
        <w:t xml:space="preserve"> </w:t>
      </w:r>
      <w:r w:rsidR="00103F8A">
        <w:rPr>
          <w:lang w:val="en-US"/>
        </w:rPr>
        <w:t>dapat dilihat Gambar 4.</w:t>
      </w:r>
      <w:r w:rsidR="00EA7693">
        <w:rPr>
          <w:lang w:val="en-US"/>
        </w:rPr>
        <w:t>2</w:t>
      </w:r>
      <w:r w:rsidR="00687AD0">
        <w:rPr>
          <w:lang w:val="en-US"/>
        </w:rPr>
        <w:t>.</w:t>
      </w:r>
    </w:p>
    <w:p w14:paraId="0F70357C" w14:textId="4326AE20" w:rsidR="008E3861" w:rsidRDefault="008E3861" w:rsidP="00103F8A">
      <w:pPr>
        <w:pStyle w:val="Heading3"/>
        <w:rPr>
          <w:i/>
          <w:iCs/>
          <w:lang w:val="en-US"/>
        </w:rPr>
      </w:pPr>
      <w:bookmarkStart w:id="181" w:name="_Toc74879940"/>
      <w:r>
        <w:rPr>
          <w:lang w:val="en-US"/>
        </w:rPr>
        <w:lastRenderedPageBreak/>
        <w:t xml:space="preserve">Tabel </w:t>
      </w:r>
      <w:r w:rsidR="00354F2C">
        <w:rPr>
          <w:i/>
          <w:iCs/>
          <w:lang w:val="en-US"/>
        </w:rPr>
        <w:t>History</w:t>
      </w:r>
      <w:bookmarkEnd w:id="181"/>
    </w:p>
    <w:p w14:paraId="5828E0CF" w14:textId="60C1C767" w:rsidR="00C40353" w:rsidRPr="00C40353" w:rsidRDefault="00973D1B" w:rsidP="00C40353">
      <w:pPr>
        <w:ind w:firstLine="720"/>
        <w:rPr>
          <w:lang w:val="en-US"/>
        </w:rPr>
      </w:pPr>
      <w:r>
        <w:rPr>
          <w:noProof/>
        </w:rPr>
        <mc:AlternateContent>
          <mc:Choice Requires="wps">
            <w:drawing>
              <wp:anchor distT="0" distB="0" distL="114300" distR="114300" simplePos="0" relativeHeight="251891712" behindDoc="0" locked="0" layoutInCell="1" allowOverlap="1" wp14:anchorId="1673672B" wp14:editId="64639F7B">
                <wp:simplePos x="0" y="0"/>
                <wp:positionH relativeFrom="column">
                  <wp:posOffset>0</wp:posOffset>
                </wp:positionH>
                <wp:positionV relativeFrom="paragraph">
                  <wp:posOffset>2446020</wp:posOffset>
                </wp:positionV>
                <wp:extent cx="3550920"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wps:spPr>
                      <wps:txbx>
                        <w:txbxContent>
                          <w:p w14:paraId="3A71AE74" w14:textId="67DF6AAC" w:rsidR="00973D1B" w:rsidRPr="00691680" w:rsidRDefault="00973D1B" w:rsidP="00973D1B">
                            <w:pPr>
                              <w:pStyle w:val="Caption"/>
                              <w:rPr>
                                <w:i/>
                                <w:noProof/>
                                <w:sz w:val="24"/>
                                <w:szCs w:val="24"/>
                                <w:lang w:val="en-US"/>
                              </w:rPr>
                            </w:pPr>
                            <w:bookmarkStart w:id="182" w:name="_Toc74879129"/>
                            <w:r>
                              <w:t xml:space="preserve">Gambar 4. </w:t>
                            </w:r>
                            <w:fldSimple w:instr=" SEQ Gambar_4. \* ARABIC ">
                              <w:r w:rsidR="002A2B00">
                                <w:rPr>
                                  <w:noProof/>
                                </w:rPr>
                                <w:t>3</w:t>
                              </w:r>
                            </w:fldSimple>
                            <w:r>
                              <w:rPr>
                                <w:lang w:val="en-US"/>
                              </w:rPr>
                              <w:t xml:space="preserve"> </w:t>
                            </w:r>
                            <w:r>
                              <w:rPr>
                                <w:i/>
                                <w:iCs w:val="0"/>
                                <w:lang w:val="en-US"/>
                              </w:rPr>
                              <w:t>Migration Tabel History</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3672B" id="Text Box 133" o:spid="_x0000_s1050" type="#_x0000_t202" style="position:absolute;left:0;text-align:left;margin-left:0;margin-top:192.6pt;width:279.6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MXfMAIAAGk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" stroked="f">
                <v:textbox style="mso-fit-shape-to-text:t" inset="0,0,0,0">
                  <w:txbxContent>
                    <w:p w14:paraId="3A71AE74" w14:textId="67DF6AAC" w:rsidR="00973D1B" w:rsidRPr="00691680" w:rsidRDefault="00973D1B" w:rsidP="00973D1B">
                      <w:pPr>
                        <w:pStyle w:val="Caption"/>
                        <w:rPr>
                          <w:i/>
                          <w:noProof/>
                          <w:sz w:val="24"/>
                          <w:szCs w:val="24"/>
                          <w:lang w:val="en-US"/>
                        </w:rPr>
                      </w:pPr>
                      <w:bookmarkStart w:id="183" w:name="_Toc74879129"/>
                      <w:r>
                        <w:t xml:space="preserve">Gambar 4. </w:t>
                      </w:r>
                      <w:fldSimple w:instr=" SEQ Gambar_4. \* ARABIC ">
                        <w:r w:rsidR="002A2B00">
                          <w:rPr>
                            <w:noProof/>
                          </w:rPr>
                          <w:t>3</w:t>
                        </w:r>
                      </w:fldSimple>
                      <w:r>
                        <w:rPr>
                          <w:lang w:val="en-US"/>
                        </w:rPr>
                        <w:t xml:space="preserve"> </w:t>
                      </w:r>
                      <w:r>
                        <w:rPr>
                          <w:i/>
                          <w:iCs w:val="0"/>
                          <w:lang w:val="en-US"/>
                        </w:rPr>
                        <w:t>Migration Tabel History</w:t>
                      </w:r>
                      <w:bookmarkEnd w:id="183"/>
                    </w:p>
                  </w:txbxContent>
                </v:textbox>
                <w10:wrap type="topAndBottom"/>
              </v:shape>
            </w:pict>
          </mc:Fallback>
        </mc:AlternateContent>
      </w:r>
      <w:r w:rsidR="00354F2C">
        <w:rPr>
          <w:i/>
          <w:iCs/>
          <w:noProof/>
          <w:lang w:val="en-US"/>
        </w:rPr>
        <w:drawing>
          <wp:anchor distT="0" distB="0" distL="114300" distR="114300" simplePos="0" relativeHeight="251743232" behindDoc="0" locked="0" layoutInCell="1" allowOverlap="1" wp14:anchorId="2C0A683B" wp14:editId="22B78814">
            <wp:simplePos x="0" y="0"/>
            <wp:positionH relativeFrom="margin">
              <wp:align>left</wp:align>
            </wp:positionH>
            <wp:positionV relativeFrom="paragraph">
              <wp:posOffset>628650</wp:posOffset>
            </wp:positionV>
            <wp:extent cx="3550920" cy="176022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50920" cy="1760220"/>
                    </a:xfrm>
                    <a:prstGeom prst="rect">
                      <a:avLst/>
                    </a:prstGeom>
                    <a:noFill/>
                    <a:ln>
                      <a:noFill/>
                    </a:ln>
                  </pic:spPr>
                </pic:pic>
              </a:graphicData>
            </a:graphic>
          </wp:anchor>
        </w:drawing>
      </w:r>
      <w:r w:rsidR="00C40353">
        <w:rPr>
          <w:lang w:val="en-US"/>
        </w:rPr>
        <w:t xml:space="preserve">Implementasi dari rancangan basis data table </w:t>
      </w:r>
      <w:r w:rsidR="00354F2C">
        <w:rPr>
          <w:i/>
          <w:iCs/>
          <w:lang w:val="en-US"/>
        </w:rPr>
        <w:t>History</w:t>
      </w:r>
      <w:r w:rsidR="00C40353">
        <w:rPr>
          <w:i/>
          <w:iCs/>
          <w:lang w:val="en-US"/>
        </w:rPr>
        <w:t xml:space="preserve"> </w:t>
      </w:r>
      <w:r w:rsidR="00C40353">
        <w:rPr>
          <w:lang w:val="en-US"/>
        </w:rPr>
        <w:t>dapat dilihat Gambar 4.3</w:t>
      </w:r>
      <w:r>
        <w:rPr>
          <w:lang w:val="en-US"/>
        </w:rPr>
        <w:t>.</w:t>
      </w:r>
    </w:p>
    <w:p w14:paraId="6B40A0D1" w14:textId="296670EE" w:rsidR="00973D1B" w:rsidRPr="00973D1B" w:rsidRDefault="00973D1B" w:rsidP="00973D1B">
      <w:pPr>
        <w:pStyle w:val="Heading3"/>
        <w:numPr>
          <w:ilvl w:val="0"/>
          <w:numId w:val="0"/>
        </w:numPr>
        <w:rPr>
          <w:i/>
          <w:iCs/>
          <w:lang w:val="en-US"/>
        </w:rPr>
      </w:pPr>
    </w:p>
    <w:p w14:paraId="5F3CAB62" w14:textId="5A072FCE" w:rsidR="008E3861" w:rsidRDefault="00973D1B" w:rsidP="008E3861">
      <w:pPr>
        <w:pStyle w:val="Heading3"/>
        <w:rPr>
          <w:i/>
          <w:iCs/>
          <w:lang w:val="en-US"/>
        </w:rPr>
      </w:pPr>
      <w:bookmarkStart w:id="184" w:name="_Toc74879941"/>
      <w:r>
        <w:rPr>
          <w:lang w:val="en-US"/>
        </w:rPr>
        <w:t>T</w:t>
      </w:r>
      <w:r w:rsidR="008E3861">
        <w:rPr>
          <w:lang w:val="en-US"/>
        </w:rPr>
        <w:t xml:space="preserve">abel </w:t>
      </w:r>
      <w:r w:rsidR="00354F2C">
        <w:rPr>
          <w:lang w:val="en-US"/>
        </w:rPr>
        <w:t xml:space="preserve">Kategory </w:t>
      </w:r>
      <w:r w:rsidR="008E3861">
        <w:rPr>
          <w:i/>
          <w:iCs/>
          <w:lang w:val="en-US"/>
        </w:rPr>
        <w:t>Lead</w:t>
      </w:r>
      <w:bookmarkEnd w:id="184"/>
      <w:r w:rsidR="008E3861">
        <w:rPr>
          <w:i/>
          <w:iCs/>
          <w:lang w:val="en-US"/>
        </w:rPr>
        <w:t xml:space="preserve"> </w:t>
      </w:r>
    </w:p>
    <w:p w14:paraId="73642F08" w14:textId="50FD6516" w:rsidR="00C40353" w:rsidRPr="00C40353" w:rsidRDefault="00973D1B" w:rsidP="00C40353">
      <w:pPr>
        <w:ind w:firstLine="720"/>
        <w:rPr>
          <w:lang w:val="en-US"/>
        </w:rPr>
      </w:pPr>
      <w:r>
        <w:rPr>
          <w:noProof/>
        </w:rPr>
        <mc:AlternateContent>
          <mc:Choice Requires="wps">
            <w:drawing>
              <wp:anchor distT="0" distB="0" distL="114300" distR="114300" simplePos="0" relativeHeight="251893760" behindDoc="0" locked="0" layoutInCell="1" allowOverlap="1" wp14:anchorId="241BD27D" wp14:editId="0B2D9A32">
                <wp:simplePos x="0" y="0"/>
                <wp:positionH relativeFrom="column">
                  <wp:posOffset>0</wp:posOffset>
                </wp:positionH>
                <wp:positionV relativeFrom="paragraph">
                  <wp:posOffset>1967865</wp:posOffset>
                </wp:positionV>
                <wp:extent cx="332232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D49354" w14:textId="785C885C" w:rsidR="00973D1B" w:rsidRPr="00131493" w:rsidRDefault="00973D1B" w:rsidP="00973D1B">
                            <w:pPr>
                              <w:pStyle w:val="Caption"/>
                              <w:rPr>
                                <w:noProof/>
                                <w:sz w:val="24"/>
                                <w:szCs w:val="24"/>
                                <w:lang w:val="en-US"/>
                              </w:rPr>
                            </w:pPr>
                            <w:bookmarkStart w:id="185" w:name="_Toc74879130"/>
                            <w:r>
                              <w:t xml:space="preserve">Gambar 4. </w:t>
                            </w:r>
                            <w:fldSimple w:instr=" SEQ Gambar_4. \* ARABIC ">
                              <w:r w:rsidR="002A2B00">
                                <w:rPr>
                                  <w:noProof/>
                                </w:rPr>
                                <w:t>4</w:t>
                              </w:r>
                            </w:fldSimple>
                            <w:r>
                              <w:rPr>
                                <w:lang w:val="en-US"/>
                              </w:rPr>
                              <w:t xml:space="preserve"> </w:t>
                            </w:r>
                            <w:r>
                              <w:rPr>
                                <w:i/>
                                <w:iCs w:val="0"/>
                                <w:lang w:val="en-US"/>
                              </w:rPr>
                              <w:t>Migration Tabel Lead</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BD27D" id="Text Box 134" o:spid="_x0000_s1051" type="#_x0000_t202" style="position:absolute;left:0;text-align:left;margin-left:0;margin-top:154.95pt;width:261.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" stroked="f">
                <v:textbox style="mso-fit-shape-to-text:t" inset="0,0,0,0">
                  <w:txbxContent>
                    <w:p w14:paraId="0AD49354" w14:textId="785C885C" w:rsidR="00973D1B" w:rsidRPr="00131493" w:rsidRDefault="00973D1B" w:rsidP="00973D1B">
                      <w:pPr>
                        <w:pStyle w:val="Caption"/>
                        <w:rPr>
                          <w:noProof/>
                          <w:sz w:val="24"/>
                          <w:szCs w:val="24"/>
                          <w:lang w:val="en-US"/>
                        </w:rPr>
                      </w:pPr>
                      <w:bookmarkStart w:id="186" w:name="_Toc74879130"/>
                      <w:r>
                        <w:t xml:space="preserve">Gambar 4. </w:t>
                      </w:r>
                      <w:fldSimple w:instr=" SEQ Gambar_4. \* ARABIC ">
                        <w:r w:rsidR="002A2B00">
                          <w:rPr>
                            <w:noProof/>
                          </w:rPr>
                          <w:t>4</w:t>
                        </w:r>
                      </w:fldSimple>
                      <w:r>
                        <w:rPr>
                          <w:lang w:val="en-US"/>
                        </w:rPr>
                        <w:t xml:space="preserve"> </w:t>
                      </w:r>
                      <w:r>
                        <w:rPr>
                          <w:i/>
                          <w:iCs w:val="0"/>
                          <w:lang w:val="en-US"/>
                        </w:rPr>
                        <w:t>Migration Tabel Lead</w:t>
                      </w:r>
                      <w:bookmarkEnd w:id="186"/>
                    </w:p>
                  </w:txbxContent>
                </v:textbox>
                <w10:wrap type="topAndBottom"/>
              </v:shape>
            </w:pict>
          </mc:Fallback>
        </mc:AlternateContent>
      </w:r>
      <w:r w:rsidR="00354F2C">
        <w:rPr>
          <w:noProof/>
          <w:lang w:val="en-US"/>
        </w:rPr>
        <w:drawing>
          <wp:anchor distT="0" distB="0" distL="114300" distR="114300" simplePos="0" relativeHeight="251744256" behindDoc="0" locked="0" layoutInCell="1" allowOverlap="1" wp14:anchorId="57E50123" wp14:editId="6F22DCF6">
            <wp:simplePos x="0" y="0"/>
            <wp:positionH relativeFrom="margin">
              <wp:align>left</wp:align>
            </wp:positionH>
            <wp:positionV relativeFrom="paragraph">
              <wp:posOffset>501015</wp:posOffset>
            </wp:positionV>
            <wp:extent cx="3322320" cy="14097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2232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Implementasi dari rancangan basis data table</w:t>
      </w:r>
      <w:r w:rsidR="00354F2C">
        <w:rPr>
          <w:lang w:val="en-US"/>
        </w:rPr>
        <w:t xml:space="preserve"> Kategory </w:t>
      </w:r>
      <w:r w:rsidR="00C40353">
        <w:rPr>
          <w:i/>
          <w:iCs/>
          <w:lang w:val="en-US"/>
        </w:rPr>
        <w:t xml:space="preserve">Lead </w:t>
      </w:r>
      <w:r w:rsidR="00C40353">
        <w:rPr>
          <w:lang w:val="en-US"/>
        </w:rPr>
        <w:t>dapat dilihat Gambar 4.4</w:t>
      </w:r>
      <w:r>
        <w:rPr>
          <w:lang w:val="en-US"/>
        </w:rPr>
        <w:t>.</w:t>
      </w:r>
    </w:p>
    <w:p w14:paraId="3C9C782C" w14:textId="771AE8E5" w:rsidR="00973D1B" w:rsidRPr="00973D1B" w:rsidRDefault="00973D1B" w:rsidP="00973D1B">
      <w:pPr>
        <w:pStyle w:val="Heading3"/>
        <w:numPr>
          <w:ilvl w:val="0"/>
          <w:numId w:val="0"/>
        </w:numPr>
        <w:rPr>
          <w:i/>
          <w:iCs/>
          <w:lang w:val="en-US"/>
        </w:rPr>
      </w:pPr>
    </w:p>
    <w:p w14:paraId="5F50904E" w14:textId="237E40CC" w:rsidR="008E3861" w:rsidRDefault="00973D1B" w:rsidP="008E3861">
      <w:pPr>
        <w:pStyle w:val="Heading3"/>
        <w:rPr>
          <w:i/>
          <w:iCs/>
          <w:lang w:val="en-US"/>
        </w:rPr>
      </w:pPr>
      <w:bookmarkStart w:id="187" w:name="_Toc74879942"/>
      <w:r>
        <w:rPr>
          <w:lang w:val="en-US"/>
        </w:rPr>
        <w:t>Tab</w:t>
      </w:r>
      <w:r w:rsidR="008E3861">
        <w:rPr>
          <w:lang w:val="en-US"/>
        </w:rPr>
        <w:t xml:space="preserve">el </w:t>
      </w:r>
      <w:r w:rsidR="00354F2C">
        <w:rPr>
          <w:i/>
          <w:iCs/>
          <w:lang w:val="en-US"/>
        </w:rPr>
        <w:t>Menu</w:t>
      </w:r>
      <w:bookmarkEnd w:id="187"/>
    </w:p>
    <w:p w14:paraId="3D8C0BDF" w14:textId="71D7475B" w:rsidR="00C40353" w:rsidRPr="00C40353" w:rsidRDefault="00973D1B" w:rsidP="00C40353">
      <w:pPr>
        <w:ind w:firstLine="720"/>
        <w:rPr>
          <w:lang w:val="en-US"/>
        </w:rPr>
      </w:pPr>
      <w:r>
        <w:rPr>
          <w:noProof/>
        </w:rPr>
        <mc:AlternateContent>
          <mc:Choice Requires="wps">
            <w:drawing>
              <wp:anchor distT="0" distB="0" distL="114300" distR="114300" simplePos="0" relativeHeight="251895808" behindDoc="0" locked="0" layoutInCell="1" allowOverlap="1" wp14:anchorId="6C19ADAE" wp14:editId="34D5A6FE">
                <wp:simplePos x="0" y="0"/>
                <wp:positionH relativeFrom="column">
                  <wp:posOffset>0</wp:posOffset>
                </wp:positionH>
                <wp:positionV relativeFrom="paragraph">
                  <wp:posOffset>2842260</wp:posOffset>
                </wp:positionV>
                <wp:extent cx="321564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710EAD50" w14:textId="6BFE38EC" w:rsidR="00973D1B" w:rsidRPr="008173AA" w:rsidRDefault="00973D1B" w:rsidP="00973D1B">
                            <w:pPr>
                              <w:pStyle w:val="Caption"/>
                              <w:rPr>
                                <w:i/>
                                <w:noProof/>
                                <w:sz w:val="24"/>
                                <w:szCs w:val="24"/>
                                <w:lang w:val="en-US"/>
                              </w:rPr>
                            </w:pPr>
                            <w:bookmarkStart w:id="188" w:name="_Toc74879131"/>
                            <w:r>
                              <w:t xml:space="preserve">Gambar 4. </w:t>
                            </w:r>
                            <w:fldSimple w:instr=" SEQ Gambar_4. \* ARABIC ">
                              <w:r w:rsidR="002A2B00">
                                <w:rPr>
                                  <w:noProof/>
                                </w:rPr>
                                <w:t>5</w:t>
                              </w:r>
                            </w:fldSimple>
                            <w:r>
                              <w:rPr>
                                <w:lang w:val="en-US"/>
                              </w:rPr>
                              <w:t xml:space="preserve"> </w:t>
                            </w:r>
                            <w:r>
                              <w:rPr>
                                <w:i/>
                                <w:iCs w:val="0"/>
                                <w:lang w:val="en-US"/>
                              </w:rPr>
                              <w:t>Migration Tabel Menu</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9ADAE" id="Text Box 135" o:spid="_x0000_s1052" type="#_x0000_t202" style="position:absolute;left:0;text-align:left;margin-left:0;margin-top:223.8pt;width:253.2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YyMQIAAGkEAAAOAAAAZHJzL2Uyb0RvYy54bWysVMGO2jAQvVfqP1i+lwDbRR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" stroked="f">
                <v:textbox style="mso-fit-shape-to-text:t" inset="0,0,0,0">
                  <w:txbxContent>
                    <w:p w14:paraId="710EAD50" w14:textId="6BFE38EC" w:rsidR="00973D1B" w:rsidRPr="008173AA" w:rsidRDefault="00973D1B" w:rsidP="00973D1B">
                      <w:pPr>
                        <w:pStyle w:val="Caption"/>
                        <w:rPr>
                          <w:i/>
                          <w:noProof/>
                          <w:sz w:val="24"/>
                          <w:szCs w:val="24"/>
                          <w:lang w:val="en-US"/>
                        </w:rPr>
                      </w:pPr>
                      <w:bookmarkStart w:id="189" w:name="_Toc74879131"/>
                      <w:r>
                        <w:t xml:space="preserve">Gambar 4. </w:t>
                      </w:r>
                      <w:fldSimple w:instr=" SEQ Gambar_4. \* ARABIC ">
                        <w:r w:rsidR="002A2B00">
                          <w:rPr>
                            <w:noProof/>
                          </w:rPr>
                          <w:t>5</w:t>
                        </w:r>
                      </w:fldSimple>
                      <w:r>
                        <w:rPr>
                          <w:lang w:val="en-US"/>
                        </w:rPr>
                        <w:t xml:space="preserve"> </w:t>
                      </w:r>
                      <w:r>
                        <w:rPr>
                          <w:i/>
                          <w:iCs w:val="0"/>
                          <w:lang w:val="en-US"/>
                        </w:rPr>
                        <w:t>Migration Tabel Menu</w:t>
                      </w:r>
                      <w:bookmarkEnd w:id="189"/>
                    </w:p>
                  </w:txbxContent>
                </v:textbox>
                <w10:wrap type="topAndBottom"/>
              </v:shape>
            </w:pict>
          </mc:Fallback>
        </mc:AlternateContent>
      </w:r>
      <w:r w:rsidR="00354F2C">
        <w:rPr>
          <w:i/>
          <w:iCs/>
          <w:noProof/>
          <w:lang w:val="en-US"/>
        </w:rPr>
        <w:drawing>
          <wp:anchor distT="0" distB="0" distL="114300" distR="114300" simplePos="0" relativeHeight="251745280" behindDoc="0" locked="0" layoutInCell="1" allowOverlap="1" wp14:anchorId="6D40FDEF" wp14:editId="5E087800">
            <wp:simplePos x="0" y="0"/>
            <wp:positionH relativeFrom="margin">
              <wp:align>left</wp:align>
            </wp:positionH>
            <wp:positionV relativeFrom="paragraph">
              <wp:posOffset>476250</wp:posOffset>
            </wp:positionV>
            <wp:extent cx="3215640" cy="2308860"/>
            <wp:effectExtent l="0" t="0" r="381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15640"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 xml:space="preserve">Implementasi dari rancangan basis data table </w:t>
      </w:r>
      <w:r w:rsidR="00354F2C">
        <w:rPr>
          <w:i/>
          <w:iCs/>
          <w:lang w:val="en-US"/>
        </w:rPr>
        <w:t>Menu</w:t>
      </w:r>
      <w:r w:rsidR="00C40353">
        <w:rPr>
          <w:i/>
          <w:iCs/>
          <w:lang w:val="en-US"/>
        </w:rPr>
        <w:t xml:space="preserve"> </w:t>
      </w:r>
      <w:r w:rsidR="00C40353">
        <w:rPr>
          <w:lang w:val="en-US"/>
        </w:rPr>
        <w:t>dapat dilihat Gambar 4.</w:t>
      </w:r>
      <w:r>
        <w:rPr>
          <w:lang w:val="en-US"/>
        </w:rPr>
        <w:t>5.</w:t>
      </w:r>
    </w:p>
    <w:p w14:paraId="3012BF99" w14:textId="3DE225EC" w:rsidR="00973D1B" w:rsidRPr="00973D1B" w:rsidRDefault="00973D1B" w:rsidP="00973D1B">
      <w:pPr>
        <w:pStyle w:val="Heading3"/>
        <w:numPr>
          <w:ilvl w:val="0"/>
          <w:numId w:val="0"/>
        </w:numPr>
        <w:rPr>
          <w:i/>
          <w:iCs/>
          <w:lang w:val="en-US"/>
        </w:rPr>
      </w:pPr>
    </w:p>
    <w:p w14:paraId="3C76D987" w14:textId="03E8792F" w:rsidR="008E3861" w:rsidRDefault="00973D1B" w:rsidP="008E3861">
      <w:pPr>
        <w:pStyle w:val="Heading3"/>
        <w:rPr>
          <w:i/>
          <w:iCs/>
          <w:lang w:val="en-US"/>
        </w:rPr>
      </w:pPr>
      <w:bookmarkStart w:id="190" w:name="_Toc74879943"/>
      <w:r>
        <w:rPr>
          <w:lang w:val="en-US"/>
        </w:rPr>
        <w:t>Tabe</w:t>
      </w:r>
      <w:r w:rsidR="008E3861">
        <w:rPr>
          <w:lang w:val="en-US"/>
        </w:rPr>
        <w:t xml:space="preserve">l </w:t>
      </w:r>
      <w:r w:rsidR="00354F2C">
        <w:rPr>
          <w:lang w:val="en-US"/>
        </w:rPr>
        <w:t>Paket Layanan</w:t>
      </w:r>
      <w:bookmarkEnd w:id="190"/>
    </w:p>
    <w:p w14:paraId="2C91BCA5" w14:textId="66A29C67" w:rsidR="00C40353" w:rsidRDefault="00973D1B" w:rsidP="00C40353">
      <w:pPr>
        <w:ind w:firstLine="720"/>
        <w:rPr>
          <w:lang w:val="en-US"/>
        </w:rPr>
      </w:pPr>
      <w:r>
        <w:rPr>
          <w:noProof/>
        </w:rPr>
        <mc:AlternateContent>
          <mc:Choice Requires="wps">
            <w:drawing>
              <wp:anchor distT="0" distB="0" distL="114300" distR="114300" simplePos="0" relativeHeight="251897856" behindDoc="0" locked="0" layoutInCell="1" allowOverlap="1" wp14:anchorId="0E04C87B" wp14:editId="133ADC8B">
                <wp:simplePos x="0" y="0"/>
                <wp:positionH relativeFrom="column">
                  <wp:posOffset>0</wp:posOffset>
                </wp:positionH>
                <wp:positionV relativeFrom="paragraph">
                  <wp:posOffset>2049780</wp:posOffset>
                </wp:positionV>
                <wp:extent cx="3383280"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5693C1C4" w14:textId="57E3DA73" w:rsidR="00973D1B" w:rsidRPr="00007255" w:rsidRDefault="00973D1B" w:rsidP="00973D1B">
                            <w:pPr>
                              <w:pStyle w:val="Caption"/>
                              <w:rPr>
                                <w:noProof/>
                                <w:sz w:val="24"/>
                                <w:szCs w:val="24"/>
                                <w:lang w:val="en-US"/>
                              </w:rPr>
                            </w:pPr>
                            <w:bookmarkStart w:id="191" w:name="_Toc74879132"/>
                            <w:r>
                              <w:t xml:space="preserve">Gambar 4. </w:t>
                            </w:r>
                            <w:fldSimple w:instr=" SEQ Gambar_4. \* ARABIC ">
                              <w:r w:rsidR="002A2B00">
                                <w:rPr>
                                  <w:noProof/>
                                </w:rPr>
                                <w:t>6</w:t>
                              </w:r>
                            </w:fldSimple>
                            <w:r>
                              <w:rPr>
                                <w:lang w:val="en-US"/>
                              </w:rPr>
                              <w:t xml:space="preserve"> </w:t>
                            </w:r>
                            <w:r>
                              <w:rPr>
                                <w:i/>
                                <w:iCs w:val="0"/>
                                <w:lang w:val="en-US"/>
                              </w:rPr>
                              <w:t>Migration Tabel Paket Layanan</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C87B" id="Text Box 136" o:spid="_x0000_s1053" type="#_x0000_t202" style="position:absolute;left:0;text-align:left;margin-left:0;margin-top:161.4pt;width:266.4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tDMAIAAGk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" stroked="f">
                <v:textbox style="mso-fit-shape-to-text:t" inset="0,0,0,0">
                  <w:txbxContent>
                    <w:p w14:paraId="5693C1C4" w14:textId="57E3DA73" w:rsidR="00973D1B" w:rsidRPr="00007255" w:rsidRDefault="00973D1B" w:rsidP="00973D1B">
                      <w:pPr>
                        <w:pStyle w:val="Caption"/>
                        <w:rPr>
                          <w:noProof/>
                          <w:sz w:val="24"/>
                          <w:szCs w:val="24"/>
                          <w:lang w:val="en-US"/>
                        </w:rPr>
                      </w:pPr>
                      <w:bookmarkStart w:id="192" w:name="_Toc74879132"/>
                      <w:r>
                        <w:t xml:space="preserve">Gambar 4. </w:t>
                      </w:r>
                      <w:fldSimple w:instr=" SEQ Gambar_4. \* ARABIC ">
                        <w:r w:rsidR="002A2B00">
                          <w:rPr>
                            <w:noProof/>
                          </w:rPr>
                          <w:t>6</w:t>
                        </w:r>
                      </w:fldSimple>
                      <w:r>
                        <w:rPr>
                          <w:lang w:val="en-US"/>
                        </w:rPr>
                        <w:t xml:space="preserve"> </w:t>
                      </w:r>
                      <w:r>
                        <w:rPr>
                          <w:i/>
                          <w:iCs w:val="0"/>
                          <w:lang w:val="en-US"/>
                        </w:rPr>
                        <w:t>Migration Tabel Paket Layanan</w:t>
                      </w:r>
                      <w:bookmarkEnd w:id="192"/>
                    </w:p>
                  </w:txbxContent>
                </v:textbox>
                <w10:wrap type="topAndBottom"/>
              </v:shape>
            </w:pict>
          </mc:Fallback>
        </mc:AlternateContent>
      </w:r>
      <w:r w:rsidR="00354F2C">
        <w:rPr>
          <w:noProof/>
          <w:lang w:val="en-US"/>
        </w:rPr>
        <w:drawing>
          <wp:anchor distT="0" distB="0" distL="114300" distR="114300" simplePos="0" relativeHeight="251746304" behindDoc="0" locked="0" layoutInCell="1" allowOverlap="1" wp14:anchorId="1360A4F4" wp14:editId="02838FC1">
            <wp:simplePos x="0" y="0"/>
            <wp:positionH relativeFrom="margin">
              <wp:align>left</wp:align>
            </wp:positionH>
            <wp:positionV relativeFrom="paragraph">
              <wp:posOffset>476250</wp:posOffset>
            </wp:positionV>
            <wp:extent cx="3383280" cy="1516380"/>
            <wp:effectExtent l="0" t="0" r="7620" b="762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8328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 xml:space="preserve">Implementasi dari rancangan basis data table </w:t>
      </w:r>
      <w:r w:rsidR="00C40353">
        <w:rPr>
          <w:i/>
          <w:iCs/>
          <w:lang w:val="en-US"/>
        </w:rPr>
        <w:t xml:space="preserve">Cancel </w:t>
      </w:r>
      <w:r w:rsidR="00C40353">
        <w:rPr>
          <w:lang w:val="en-US"/>
        </w:rPr>
        <w:t>dapat dilihat Gambar 4.</w:t>
      </w:r>
      <w:r>
        <w:rPr>
          <w:lang w:val="en-US"/>
        </w:rPr>
        <w:t>6.</w:t>
      </w:r>
    </w:p>
    <w:p w14:paraId="75385808" w14:textId="38E82C0C" w:rsidR="00C40353" w:rsidRPr="00C40353" w:rsidRDefault="00C40353" w:rsidP="00C40353">
      <w:pPr>
        <w:ind w:firstLine="720"/>
        <w:rPr>
          <w:lang w:val="en-US"/>
        </w:rPr>
      </w:pPr>
    </w:p>
    <w:p w14:paraId="5E17DE91" w14:textId="635D6ECC" w:rsidR="008E3861" w:rsidRDefault="008E3861" w:rsidP="008E3861">
      <w:pPr>
        <w:pStyle w:val="Heading3"/>
        <w:rPr>
          <w:i/>
          <w:iCs/>
          <w:lang w:val="en-US"/>
        </w:rPr>
      </w:pPr>
      <w:bookmarkStart w:id="193" w:name="_Toc74879944"/>
      <w:r>
        <w:rPr>
          <w:lang w:val="en-US"/>
        </w:rPr>
        <w:lastRenderedPageBreak/>
        <w:t xml:space="preserve">Tabel </w:t>
      </w:r>
      <w:r w:rsidR="00354F2C">
        <w:rPr>
          <w:i/>
          <w:iCs/>
          <w:lang w:val="en-US"/>
        </w:rPr>
        <w:t>Sub-Menu</w:t>
      </w:r>
      <w:bookmarkEnd w:id="193"/>
    </w:p>
    <w:p w14:paraId="1D57166D" w14:textId="671E6DAB" w:rsidR="00C40353" w:rsidRPr="00C40353" w:rsidRDefault="00C40353" w:rsidP="00C40353">
      <w:pPr>
        <w:ind w:firstLine="720"/>
        <w:rPr>
          <w:lang w:val="en-US"/>
        </w:rPr>
      </w:pPr>
      <w:r>
        <w:rPr>
          <w:lang w:val="en-US"/>
        </w:rPr>
        <w:t xml:space="preserve">Implementasi dari rancangan basis data table </w:t>
      </w:r>
      <w:r w:rsidR="00354F2C">
        <w:rPr>
          <w:i/>
          <w:iCs/>
          <w:lang w:val="en-US"/>
        </w:rPr>
        <w:t>Sub_menu</w:t>
      </w:r>
      <w:r>
        <w:rPr>
          <w:i/>
          <w:iCs/>
          <w:lang w:val="en-US"/>
        </w:rPr>
        <w:t xml:space="preserve"> </w:t>
      </w:r>
      <w:r>
        <w:rPr>
          <w:lang w:val="en-US"/>
        </w:rPr>
        <w:t>dapat dilihat Gambar 4.</w:t>
      </w:r>
      <w:r w:rsidR="00973D1B">
        <w:rPr>
          <w:noProof/>
        </w:rPr>
        <mc:AlternateContent>
          <mc:Choice Requires="wps">
            <w:drawing>
              <wp:anchor distT="0" distB="0" distL="114300" distR="114300" simplePos="0" relativeHeight="251899904" behindDoc="0" locked="0" layoutInCell="1" allowOverlap="1" wp14:anchorId="361FE4F2" wp14:editId="1E091C43">
                <wp:simplePos x="0" y="0"/>
                <wp:positionH relativeFrom="column">
                  <wp:posOffset>0</wp:posOffset>
                </wp:positionH>
                <wp:positionV relativeFrom="paragraph">
                  <wp:posOffset>2889885</wp:posOffset>
                </wp:positionV>
                <wp:extent cx="3489960"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6A35FA2B" w14:textId="50963972" w:rsidR="00973D1B" w:rsidRPr="0097246D" w:rsidRDefault="00973D1B" w:rsidP="00973D1B">
                            <w:pPr>
                              <w:pStyle w:val="Caption"/>
                              <w:rPr>
                                <w:sz w:val="24"/>
                                <w:szCs w:val="24"/>
                                <w:lang w:val="en-US"/>
                              </w:rPr>
                            </w:pPr>
                            <w:bookmarkStart w:id="194" w:name="_Toc74879133"/>
                            <w:r>
                              <w:t xml:space="preserve">Gambar 4. </w:t>
                            </w:r>
                            <w:fldSimple w:instr=" SEQ Gambar_4. \* ARABIC ">
                              <w:r w:rsidR="002A2B00">
                                <w:rPr>
                                  <w:noProof/>
                                </w:rPr>
                                <w:t>7</w:t>
                              </w:r>
                            </w:fldSimple>
                            <w:r>
                              <w:rPr>
                                <w:lang w:val="en-US"/>
                              </w:rPr>
                              <w:t xml:space="preserve"> </w:t>
                            </w:r>
                            <w:r>
                              <w:rPr>
                                <w:i/>
                                <w:iCs w:val="0"/>
                                <w:lang w:val="en-US"/>
                              </w:rPr>
                              <w:t>Migration Tabel Sub-Menu</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FE4F2" id="Text Box 137" o:spid="_x0000_s1054" type="#_x0000_t202" style="position:absolute;left:0;text-align:left;margin-left:0;margin-top:227.55pt;width:274.8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" stroked="f">
                <v:textbox style="mso-fit-shape-to-text:t" inset="0,0,0,0">
                  <w:txbxContent>
                    <w:p w14:paraId="6A35FA2B" w14:textId="50963972" w:rsidR="00973D1B" w:rsidRPr="0097246D" w:rsidRDefault="00973D1B" w:rsidP="00973D1B">
                      <w:pPr>
                        <w:pStyle w:val="Caption"/>
                        <w:rPr>
                          <w:sz w:val="24"/>
                          <w:szCs w:val="24"/>
                          <w:lang w:val="en-US"/>
                        </w:rPr>
                      </w:pPr>
                      <w:bookmarkStart w:id="195" w:name="_Toc74879133"/>
                      <w:r>
                        <w:t xml:space="preserve">Gambar 4. </w:t>
                      </w:r>
                      <w:fldSimple w:instr=" SEQ Gambar_4. \* ARABIC ">
                        <w:r w:rsidR="002A2B00">
                          <w:rPr>
                            <w:noProof/>
                          </w:rPr>
                          <w:t>7</w:t>
                        </w:r>
                      </w:fldSimple>
                      <w:r>
                        <w:rPr>
                          <w:lang w:val="en-US"/>
                        </w:rPr>
                        <w:t xml:space="preserve"> </w:t>
                      </w:r>
                      <w:r>
                        <w:rPr>
                          <w:i/>
                          <w:iCs w:val="0"/>
                          <w:lang w:val="en-US"/>
                        </w:rPr>
                        <w:t>Migration Tabel Sub-Menu</w:t>
                      </w:r>
                      <w:bookmarkEnd w:id="195"/>
                    </w:p>
                  </w:txbxContent>
                </v:textbox>
                <w10:wrap type="topAndBottom"/>
              </v:shape>
            </w:pict>
          </mc:Fallback>
        </mc:AlternateContent>
      </w:r>
      <w:r w:rsidR="00354F2C">
        <w:rPr>
          <w:noProof/>
          <w:lang w:val="en-US"/>
        </w:rPr>
        <w:drawing>
          <wp:anchor distT="0" distB="0" distL="114300" distR="114300" simplePos="0" relativeHeight="251747328" behindDoc="0" locked="0" layoutInCell="1" allowOverlap="1" wp14:anchorId="534071B7" wp14:editId="39F542E9">
            <wp:simplePos x="0" y="0"/>
            <wp:positionH relativeFrom="column">
              <wp:posOffset>0</wp:posOffset>
            </wp:positionH>
            <wp:positionV relativeFrom="paragraph">
              <wp:posOffset>523875</wp:posOffset>
            </wp:positionV>
            <wp:extent cx="3489960" cy="230886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89960"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973D1B">
        <w:rPr>
          <w:lang w:val="en-US"/>
        </w:rPr>
        <w:t>7.</w:t>
      </w:r>
    </w:p>
    <w:p w14:paraId="738C387A" w14:textId="5B2B9372" w:rsidR="00973D1B" w:rsidRPr="00973D1B" w:rsidRDefault="00973D1B" w:rsidP="00973D1B">
      <w:pPr>
        <w:pStyle w:val="Heading3"/>
        <w:numPr>
          <w:ilvl w:val="0"/>
          <w:numId w:val="0"/>
        </w:numPr>
        <w:rPr>
          <w:i/>
          <w:iCs/>
          <w:lang w:val="en-US"/>
        </w:rPr>
      </w:pPr>
    </w:p>
    <w:p w14:paraId="523685A7" w14:textId="112E053C" w:rsidR="00C40353" w:rsidRPr="00354F2C" w:rsidRDefault="00973D1B" w:rsidP="00C40353">
      <w:pPr>
        <w:pStyle w:val="Heading3"/>
        <w:rPr>
          <w:i/>
          <w:iCs/>
          <w:lang w:val="en-US"/>
        </w:rPr>
      </w:pPr>
      <w:bookmarkStart w:id="196" w:name="_Toc74879945"/>
      <w:r>
        <w:rPr>
          <w:lang w:val="en-US"/>
        </w:rPr>
        <w:t>Ta</w:t>
      </w:r>
      <w:r w:rsidR="008E3861">
        <w:rPr>
          <w:lang w:val="en-US"/>
        </w:rPr>
        <w:t xml:space="preserve">bel </w:t>
      </w:r>
      <w:r w:rsidR="00354F2C">
        <w:rPr>
          <w:lang w:val="en-US"/>
        </w:rPr>
        <w:t>Tahapan Progress</w:t>
      </w:r>
      <w:bookmarkEnd w:id="196"/>
    </w:p>
    <w:p w14:paraId="47A0B7D9" w14:textId="5A5E94DB" w:rsidR="00C40353" w:rsidRPr="00C40353" w:rsidRDefault="00973D1B" w:rsidP="00C40353">
      <w:pPr>
        <w:ind w:firstLine="720"/>
        <w:rPr>
          <w:lang w:val="en-US"/>
        </w:rPr>
      </w:pPr>
      <w:r>
        <w:rPr>
          <w:noProof/>
        </w:rPr>
        <mc:AlternateContent>
          <mc:Choice Requires="wps">
            <w:drawing>
              <wp:anchor distT="0" distB="0" distL="114300" distR="114300" simplePos="0" relativeHeight="251901952" behindDoc="0" locked="0" layoutInCell="1" allowOverlap="1" wp14:anchorId="101337CB" wp14:editId="775339F0">
                <wp:simplePos x="0" y="0"/>
                <wp:positionH relativeFrom="column">
                  <wp:posOffset>0</wp:posOffset>
                </wp:positionH>
                <wp:positionV relativeFrom="paragraph">
                  <wp:posOffset>2080260</wp:posOffset>
                </wp:positionV>
                <wp:extent cx="33909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1B293EA4" w14:textId="6B269138" w:rsidR="00973D1B" w:rsidRPr="005B0A38" w:rsidRDefault="00973D1B" w:rsidP="00973D1B">
                            <w:pPr>
                              <w:pStyle w:val="Caption"/>
                              <w:rPr>
                                <w:noProof/>
                                <w:sz w:val="24"/>
                                <w:szCs w:val="24"/>
                                <w:lang w:val="en-US"/>
                              </w:rPr>
                            </w:pPr>
                            <w:bookmarkStart w:id="197" w:name="_Toc74879134"/>
                            <w:r>
                              <w:t xml:space="preserve">Gambar 4. </w:t>
                            </w:r>
                            <w:fldSimple w:instr=" SEQ Gambar_4. \* ARABIC ">
                              <w:r w:rsidR="002A2B00">
                                <w:rPr>
                                  <w:noProof/>
                                </w:rPr>
                                <w:t>8</w:t>
                              </w:r>
                            </w:fldSimple>
                            <w:r>
                              <w:rPr>
                                <w:lang w:val="en-US"/>
                              </w:rPr>
                              <w:t xml:space="preserve"> </w:t>
                            </w:r>
                            <w:r>
                              <w:rPr>
                                <w:i/>
                                <w:iCs w:val="0"/>
                                <w:lang w:val="en-US"/>
                              </w:rPr>
                              <w:t>Migration Tabel Progress</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337CB" id="Text Box 138" o:spid="_x0000_s1055" type="#_x0000_t202" style="position:absolute;left:0;text-align:left;margin-left:0;margin-top:163.8pt;width:267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" stroked="f">
                <v:textbox style="mso-fit-shape-to-text:t" inset="0,0,0,0">
                  <w:txbxContent>
                    <w:p w14:paraId="1B293EA4" w14:textId="6B269138" w:rsidR="00973D1B" w:rsidRPr="005B0A38" w:rsidRDefault="00973D1B" w:rsidP="00973D1B">
                      <w:pPr>
                        <w:pStyle w:val="Caption"/>
                        <w:rPr>
                          <w:noProof/>
                          <w:sz w:val="24"/>
                          <w:szCs w:val="24"/>
                          <w:lang w:val="en-US"/>
                        </w:rPr>
                      </w:pPr>
                      <w:bookmarkStart w:id="198" w:name="_Toc74879134"/>
                      <w:r>
                        <w:t xml:space="preserve">Gambar 4. </w:t>
                      </w:r>
                      <w:fldSimple w:instr=" SEQ Gambar_4. \* ARABIC ">
                        <w:r w:rsidR="002A2B00">
                          <w:rPr>
                            <w:noProof/>
                          </w:rPr>
                          <w:t>8</w:t>
                        </w:r>
                      </w:fldSimple>
                      <w:r>
                        <w:rPr>
                          <w:lang w:val="en-US"/>
                        </w:rPr>
                        <w:t xml:space="preserve"> </w:t>
                      </w:r>
                      <w:r>
                        <w:rPr>
                          <w:i/>
                          <w:iCs w:val="0"/>
                          <w:lang w:val="en-US"/>
                        </w:rPr>
                        <w:t>Migration Tabel Progress</w:t>
                      </w:r>
                      <w:bookmarkEnd w:id="198"/>
                    </w:p>
                  </w:txbxContent>
                </v:textbox>
                <w10:wrap type="topAndBottom"/>
              </v:shape>
            </w:pict>
          </mc:Fallback>
        </mc:AlternateContent>
      </w:r>
      <w:r w:rsidR="00354F2C">
        <w:rPr>
          <w:noProof/>
          <w:lang w:val="en-US"/>
        </w:rPr>
        <w:drawing>
          <wp:anchor distT="0" distB="0" distL="114300" distR="114300" simplePos="0" relativeHeight="251748352" behindDoc="0" locked="0" layoutInCell="1" allowOverlap="1" wp14:anchorId="4BBE048F" wp14:editId="3A631969">
            <wp:simplePos x="0" y="0"/>
            <wp:positionH relativeFrom="margin">
              <wp:align>left</wp:align>
            </wp:positionH>
            <wp:positionV relativeFrom="paragraph">
              <wp:posOffset>461010</wp:posOffset>
            </wp:positionV>
            <wp:extent cx="3390900" cy="15621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909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 xml:space="preserve">Implementasi dari rancangan basis data table </w:t>
      </w:r>
      <w:r w:rsidR="00C40353">
        <w:rPr>
          <w:i/>
          <w:iCs/>
          <w:lang w:val="en-US"/>
        </w:rPr>
        <w:t xml:space="preserve">Login </w:t>
      </w:r>
      <w:r w:rsidR="00C40353">
        <w:rPr>
          <w:lang w:val="en-US"/>
        </w:rPr>
        <w:t>dapat dilihat Gambar 4.</w:t>
      </w:r>
      <w:r>
        <w:rPr>
          <w:lang w:val="en-US"/>
        </w:rPr>
        <w:t>8.</w:t>
      </w:r>
    </w:p>
    <w:p w14:paraId="25A3E60A" w14:textId="35E9C295" w:rsidR="00973D1B" w:rsidRPr="00973D1B" w:rsidRDefault="00973D1B" w:rsidP="00973D1B">
      <w:pPr>
        <w:pStyle w:val="Heading3"/>
        <w:numPr>
          <w:ilvl w:val="0"/>
          <w:numId w:val="0"/>
        </w:numPr>
        <w:rPr>
          <w:i/>
          <w:iCs/>
          <w:lang w:val="en-US"/>
        </w:rPr>
      </w:pPr>
    </w:p>
    <w:p w14:paraId="2EE9886B" w14:textId="0FAB1C3B" w:rsidR="00FC65C6" w:rsidRDefault="00973D1B" w:rsidP="00FC65C6">
      <w:pPr>
        <w:pStyle w:val="Heading3"/>
        <w:rPr>
          <w:i/>
          <w:iCs/>
          <w:lang w:val="en-US"/>
        </w:rPr>
      </w:pPr>
      <w:bookmarkStart w:id="199" w:name="_Toc74879946"/>
      <w:r>
        <w:rPr>
          <w:lang w:val="en-US"/>
        </w:rPr>
        <w:t>Ta</w:t>
      </w:r>
      <w:r w:rsidR="00FC65C6">
        <w:rPr>
          <w:lang w:val="en-US"/>
        </w:rPr>
        <w:t xml:space="preserve">bel </w:t>
      </w:r>
      <w:r w:rsidR="00FC65C6">
        <w:rPr>
          <w:i/>
          <w:iCs/>
          <w:lang w:val="en-US"/>
        </w:rPr>
        <w:t>User</w:t>
      </w:r>
      <w:bookmarkEnd w:id="199"/>
    </w:p>
    <w:p w14:paraId="4FA4467B" w14:textId="554D2353" w:rsidR="00FC65C6" w:rsidRPr="00FC65C6" w:rsidRDefault="00973D1B" w:rsidP="002D2D47">
      <w:pPr>
        <w:ind w:firstLine="720"/>
        <w:rPr>
          <w:lang w:val="en-US"/>
        </w:rPr>
      </w:pPr>
      <w:r>
        <w:rPr>
          <w:noProof/>
        </w:rPr>
        <mc:AlternateContent>
          <mc:Choice Requires="wps">
            <w:drawing>
              <wp:anchor distT="0" distB="0" distL="114300" distR="114300" simplePos="0" relativeHeight="251904000" behindDoc="0" locked="0" layoutInCell="1" allowOverlap="1" wp14:anchorId="57E1DC78" wp14:editId="0B5100EC">
                <wp:simplePos x="0" y="0"/>
                <wp:positionH relativeFrom="margin">
                  <wp:align>right</wp:align>
                </wp:positionH>
                <wp:positionV relativeFrom="paragraph">
                  <wp:posOffset>1827167</wp:posOffset>
                </wp:positionV>
                <wp:extent cx="5036820" cy="635"/>
                <wp:effectExtent l="0" t="0" r="0" b="1905"/>
                <wp:wrapTopAndBottom/>
                <wp:docPr id="139" name="Text Box 13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B4F9410" w14:textId="4F07F537" w:rsidR="00973D1B" w:rsidRPr="004D30A6" w:rsidRDefault="00973D1B" w:rsidP="00973D1B">
                            <w:pPr>
                              <w:pStyle w:val="Caption"/>
                              <w:rPr>
                                <w:noProof/>
                                <w:sz w:val="24"/>
                                <w:szCs w:val="24"/>
                                <w:lang w:val="en-US"/>
                              </w:rPr>
                            </w:pPr>
                            <w:bookmarkStart w:id="200" w:name="_Toc74879135"/>
                            <w:r>
                              <w:t xml:space="preserve">Gambar 4. </w:t>
                            </w:r>
                            <w:fldSimple w:instr=" SEQ Gambar_4. \* ARABIC ">
                              <w:r w:rsidR="002A2B00">
                                <w:rPr>
                                  <w:noProof/>
                                </w:rPr>
                                <w:t>9</w:t>
                              </w:r>
                            </w:fldSimple>
                            <w:r>
                              <w:rPr>
                                <w:lang w:val="en-US"/>
                              </w:rPr>
                              <w:t xml:space="preserve"> </w:t>
                            </w:r>
                            <w:r>
                              <w:rPr>
                                <w:i/>
                                <w:iCs w:val="0"/>
                                <w:lang w:val="en-US"/>
                              </w:rPr>
                              <w:t>Migration Tabel User</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1DC78" id="Text Box 139" o:spid="_x0000_s1056" type="#_x0000_t202" style="position:absolute;left:0;text-align:left;margin-left:345.4pt;margin-top:143.85pt;width:396.6pt;height:.05pt;z-index:251904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" stroked="f">
                <v:textbox style="mso-fit-shape-to-text:t" inset="0,0,0,0">
                  <w:txbxContent>
                    <w:p w14:paraId="1B4F9410" w14:textId="4F07F537" w:rsidR="00973D1B" w:rsidRPr="004D30A6" w:rsidRDefault="00973D1B" w:rsidP="00973D1B">
                      <w:pPr>
                        <w:pStyle w:val="Caption"/>
                        <w:rPr>
                          <w:noProof/>
                          <w:sz w:val="24"/>
                          <w:szCs w:val="24"/>
                          <w:lang w:val="en-US"/>
                        </w:rPr>
                      </w:pPr>
                      <w:bookmarkStart w:id="201" w:name="_Toc74879135"/>
                      <w:r>
                        <w:t xml:space="preserve">Gambar 4. </w:t>
                      </w:r>
                      <w:fldSimple w:instr=" SEQ Gambar_4. \* ARABIC ">
                        <w:r w:rsidR="002A2B00">
                          <w:rPr>
                            <w:noProof/>
                          </w:rPr>
                          <w:t>9</w:t>
                        </w:r>
                      </w:fldSimple>
                      <w:r>
                        <w:rPr>
                          <w:lang w:val="en-US"/>
                        </w:rPr>
                        <w:t xml:space="preserve"> </w:t>
                      </w:r>
                      <w:r>
                        <w:rPr>
                          <w:i/>
                          <w:iCs w:val="0"/>
                          <w:lang w:val="en-US"/>
                        </w:rPr>
                        <w:t>Migration Tabel User</w:t>
                      </w:r>
                      <w:bookmarkEnd w:id="201"/>
                    </w:p>
                  </w:txbxContent>
                </v:textbox>
                <w10:wrap type="topAndBottom" anchorx="margin"/>
              </v:shape>
            </w:pict>
          </mc:Fallback>
        </mc:AlternateContent>
      </w:r>
      <w:r>
        <w:rPr>
          <w:noProof/>
          <w:lang w:val="en-US"/>
        </w:rPr>
        <w:drawing>
          <wp:anchor distT="0" distB="0" distL="114300" distR="114300" simplePos="0" relativeHeight="251749376" behindDoc="0" locked="0" layoutInCell="1" allowOverlap="1" wp14:anchorId="4DC713FE" wp14:editId="588BE7D4">
            <wp:simplePos x="0" y="0"/>
            <wp:positionH relativeFrom="margin">
              <wp:posOffset>46718</wp:posOffset>
            </wp:positionH>
            <wp:positionV relativeFrom="paragraph">
              <wp:posOffset>240030</wp:posOffset>
            </wp:positionV>
            <wp:extent cx="5036820" cy="164592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036820" cy="1645920"/>
                    </a:xfrm>
                    <a:prstGeom prst="rect">
                      <a:avLst/>
                    </a:prstGeom>
                    <a:noFill/>
                    <a:ln>
                      <a:noFill/>
                    </a:ln>
                  </pic:spPr>
                </pic:pic>
              </a:graphicData>
            </a:graphic>
          </wp:anchor>
        </w:drawing>
      </w:r>
      <w:r w:rsidR="00C40353">
        <w:rPr>
          <w:lang w:val="en-US"/>
        </w:rPr>
        <w:t xml:space="preserve">Implementasi dari rancangan basis data table </w:t>
      </w:r>
      <w:r w:rsidR="00C40353">
        <w:rPr>
          <w:i/>
          <w:iCs/>
          <w:lang w:val="en-US"/>
        </w:rPr>
        <w:t xml:space="preserve">User </w:t>
      </w:r>
      <w:r w:rsidR="00C40353">
        <w:rPr>
          <w:lang w:val="en-US"/>
        </w:rPr>
        <w:t>dapat dilihat Gambar 4.</w:t>
      </w:r>
      <w:r>
        <w:rPr>
          <w:lang w:val="en-US"/>
        </w:rPr>
        <w:t>9.</w:t>
      </w:r>
    </w:p>
    <w:p w14:paraId="360D14F3" w14:textId="5334B84D" w:rsidR="00FC65C6" w:rsidRPr="00FC65C6" w:rsidRDefault="00FC65C6" w:rsidP="00FC65C6">
      <w:pPr>
        <w:rPr>
          <w:lang w:val="en-US"/>
        </w:rPr>
      </w:pPr>
    </w:p>
    <w:p w14:paraId="24394B26" w14:textId="0AA3F3C9" w:rsidR="004E04B6" w:rsidRDefault="004E04B6" w:rsidP="004E04B6">
      <w:pPr>
        <w:pStyle w:val="Heading2"/>
        <w:rPr>
          <w:lang w:val="en-US"/>
        </w:rPr>
      </w:pPr>
      <w:bookmarkStart w:id="202" w:name="_Toc74879947"/>
      <w:r w:rsidRPr="00E14E03">
        <w:t>Implementasi</w:t>
      </w:r>
      <w:r>
        <w:rPr>
          <w:lang w:val="en-US"/>
        </w:rPr>
        <w:t xml:space="preserve"> </w:t>
      </w:r>
      <w:r w:rsidRPr="004E04B6">
        <w:rPr>
          <w:lang w:val="en-US"/>
        </w:rPr>
        <w:t>Eloquent ORM</w:t>
      </w:r>
      <w:bookmarkEnd w:id="202"/>
    </w:p>
    <w:p w14:paraId="1ED891F2" w14:textId="4A059FEE" w:rsidR="004E04B6" w:rsidRPr="004E04B6" w:rsidRDefault="004E04B6" w:rsidP="004E04B6">
      <w:pPr>
        <w:ind w:firstLine="720"/>
        <w:rPr>
          <w:lang w:val="en-US"/>
        </w:rPr>
      </w:pPr>
      <w:r w:rsidRPr="004E04B6">
        <w:rPr>
          <w:lang w:val="en-US"/>
        </w:rPr>
        <w:t xml:space="preserve">Implementasi </w:t>
      </w:r>
      <w:r w:rsidRPr="00687AD0">
        <w:rPr>
          <w:i/>
          <w:iCs/>
          <w:lang w:val="en-US"/>
        </w:rPr>
        <w:t>Eloquent Object Relational Mapping</w:t>
      </w:r>
      <w:r w:rsidRPr="004E04B6">
        <w:rPr>
          <w:lang w:val="en-US"/>
        </w:rPr>
        <w:t xml:space="preserve"> (ORM) dilakukan </w:t>
      </w:r>
    </w:p>
    <w:p w14:paraId="7563AA9B" w14:textId="7EB08A42" w:rsidR="004E04B6" w:rsidRPr="004E04B6" w:rsidRDefault="004E04B6" w:rsidP="004E04B6">
      <w:pPr>
        <w:rPr>
          <w:lang w:val="en-US"/>
        </w:rPr>
      </w:pPr>
      <w:r w:rsidRPr="004E04B6">
        <w:rPr>
          <w:lang w:val="en-US"/>
        </w:rPr>
        <w:t xml:space="preserve">dengan menambahan beberapa fungsi dengan kata kunci seperti: hasMany dan </w:t>
      </w:r>
    </w:p>
    <w:p w14:paraId="0B94F745" w14:textId="17944C68" w:rsidR="004E04B6" w:rsidRPr="004E04B6" w:rsidRDefault="004E04B6" w:rsidP="004E04B6">
      <w:pPr>
        <w:rPr>
          <w:lang w:val="en-US"/>
        </w:rPr>
      </w:pPr>
      <w:r w:rsidRPr="004E04B6">
        <w:rPr>
          <w:lang w:val="en-US"/>
        </w:rPr>
        <w:t xml:space="preserve">belongsTo untuk relasi One-to-Many dan hasOne untuk One-to-One. Dalam </w:t>
      </w:r>
    </w:p>
    <w:p w14:paraId="6CDEC863" w14:textId="0D412D7C" w:rsidR="004E04B6" w:rsidRPr="004E04B6" w:rsidRDefault="004E04B6" w:rsidP="004E04B6">
      <w:pPr>
        <w:rPr>
          <w:lang w:val="en-US"/>
        </w:rPr>
      </w:pPr>
      <w:r w:rsidRPr="003B54D7">
        <w:rPr>
          <w:i/>
          <w:iCs/>
          <w:lang w:val="en-US"/>
        </w:rPr>
        <w:t xml:space="preserve">Eloquent </w:t>
      </w:r>
      <w:r w:rsidRPr="003B54D7">
        <w:rPr>
          <w:lang w:val="en-US"/>
        </w:rPr>
        <w:t>ORM</w:t>
      </w:r>
      <w:r w:rsidRPr="004E04B6">
        <w:rPr>
          <w:lang w:val="en-US"/>
        </w:rPr>
        <w:t xml:space="preserve"> dipakai beberapa variable default untuk menjelaskan beberapa </w:t>
      </w:r>
    </w:p>
    <w:p w14:paraId="39BA7241" w14:textId="1EEA5FD7" w:rsidR="004E04B6" w:rsidRPr="004E04B6" w:rsidRDefault="004E04B6" w:rsidP="004E04B6">
      <w:pPr>
        <w:rPr>
          <w:lang w:val="en-US"/>
        </w:rPr>
      </w:pPr>
      <w:r w:rsidRPr="004E04B6">
        <w:rPr>
          <w:lang w:val="en-US"/>
        </w:rPr>
        <w:t xml:space="preserve">kasus seperti: variabel $fillable berfungsi untuk menentukan atribut apa saja yang </w:t>
      </w:r>
    </w:p>
    <w:p w14:paraId="40BDFDDB" w14:textId="5694DE4E" w:rsidR="004E04B6" w:rsidRPr="004E04B6" w:rsidRDefault="004E04B6" w:rsidP="004E04B6">
      <w:pPr>
        <w:rPr>
          <w:lang w:val="en-US"/>
        </w:rPr>
      </w:pPr>
      <w:r w:rsidRPr="004E04B6">
        <w:rPr>
          <w:lang w:val="en-US"/>
        </w:rPr>
        <w:t xml:space="preserve">dapat diisi dalam objek tersebut, variabel primaryKey untuk menjelaskan atribut </w:t>
      </w:r>
    </w:p>
    <w:p w14:paraId="53C09705" w14:textId="0E0B5151" w:rsidR="004E04B6" w:rsidRPr="004E04B6" w:rsidRDefault="004E04B6" w:rsidP="004E04B6">
      <w:pPr>
        <w:rPr>
          <w:lang w:val="en-US"/>
        </w:rPr>
      </w:pPr>
      <w:r w:rsidRPr="004E04B6">
        <w:rPr>
          <w:lang w:val="en-US"/>
        </w:rPr>
        <w:t xml:space="preserve">yang mengisi </w:t>
      </w:r>
      <w:r w:rsidRPr="003B54D7">
        <w:rPr>
          <w:i/>
          <w:iCs/>
          <w:lang w:val="en-US"/>
        </w:rPr>
        <w:t>primary key</w:t>
      </w:r>
      <w:r w:rsidRPr="004E04B6">
        <w:rPr>
          <w:lang w:val="en-US"/>
        </w:rPr>
        <w:t xml:space="preserve"> dalam model tersebut, dan </w:t>
      </w:r>
      <w:r w:rsidRPr="003B54D7">
        <w:rPr>
          <w:i/>
          <w:iCs/>
          <w:lang w:val="en-US"/>
        </w:rPr>
        <w:t>variabel incrementing</w:t>
      </w:r>
      <w:r w:rsidRPr="004E04B6">
        <w:rPr>
          <w:lang w:val="en-US"/>
        </w:rPr>
        <w:t xml:space="preserve"> untuk </w:t>
      </w:r>
    </w:p>
    <w:p w14:paraId="1E6E7A34" w14:textId="22344D5B" w:rsidR="004E04B6" w:rsidRPr="004E04B6" w:rsidRDefault="004E04B6" w:rsidP="004E04B6">
      <w:pPr>
        <w:rPr>
          <w:lang w:val="en-US"/>
        </w:rPr>
      </w:pPr>
      <w:r w:rsidRPr="004E04B6">
        <w:rPr>
          <w:lang w:val="en-US"/>
        </w:rPr>
        <w:t xml:space="preserve">menjelaskan bahwa </w:t>
      </w:r>
      <w:r w:rsidRPr="003B54D7">
        <w:rPr>
          <w:i/>
          <w:iCs/>
          <w:lang w:val="en-US"/>
        </w:rPr>
        <w:t>primary key</w:t>
      </w:r>
      <w:r w:rsidRPr="004E04B6">
        <w:rPr>
          <w:lang w:val="en-US"/>
        </w:rPr>
        <w:t xml:space="preserve"> yang dipakai </w:t>
      </w:r>
      <w:r w:rsidRPr="003B54D7">
        <w:rPr>
          <w:i/>
          <w:iCs/>
          <w:lang w:val="en-US"/>
        </w:rPr>
        <w:t>incrementing</w:t>
      </w:r>
      <w:r w:rsidRPr="004E04B6">
        <w:rPr>
          <w:lang w:val="en-US"/>
        </w:rPr>
        <w:t xml:space="preserve"> atau </w:t>
      </w:r>
      <w:r w:rsidRPr="003B54D7">
        <w:rPr>
          <w:i/>
          <w:iCs/>
          <w:lang w:val="en-US"/>
        </w:rPr>
        <w:t>non</w:t>
      </w:r>
      <w:r w:rsidRPr="004E04B6">
        <w:rPr>
          <w:lang w:val="en-US"/>
        </w:rPr>
        <w:t>-</w:t>
      </w:r>
      <w:r w:rsidRPr="003B54D7">
        <w:rPr>
          <w:i/>
          <w:iCs/>
          <w:lang w:val="en-US"/>
        </w:rPr>
        <w:t>incrementing</w:t>
      </w:r>
    </w:p>
    <w:p w14:paraId="0AF5E836" w14:textId="7A167D3F" w:rsidR="002B4C9B" w:rsidRDefault="004E04B6" w:rsidP="00717022">
      <w:pPr>
        <w:rPr>
          <w:lang w:val="en-US"/>
        </w:rPr>
      </w:pPr>
      <w:r w:rsidRPr="004E04B6">
        <w:rPr>
          <w:lang w:val="en-US"/>
        </w:rPr>
        <w:t xml:space="preserve">isinya berbentuk </w:t>
      </w:r>
      <w:r w:rsidRPr="003B54D7">
        <w:rPr>
          <w:i/>
          <w:iCs/>
          <w:lang w:val="en-US"/>
        </w:rPr>
        <w:t>true</w:t>
      </w:r>
      <w:r w:rsidRPr="004E04B6">
        <w:rPr>
          <w:lang w:val="en-US"/>
        </w:rPr>
        <w:t xml:space="preserve"> atau </w:t>
      </w:r>
      <w:r w:rsidRPr="003B54D7">
        <w:rPr>
          <w:i/>
          <w:iCs/>
          <w:lang w:val="en-US"/>
        </w:rPr>
        <w:t>false</w:t>
      </w:r>
      <w:r>
        <w:rPr>
          <w:lang w:val="en-US"/>
        </w:rPr>
        <w:t>.</w:t>
      </w:r>
    </w:p>
    <w:p w14:paraId="5C94F864" w14:textId="10906CF5" w:rsidR="00FC6FBB" w:rsidRPr="00717022" w:rsidRDefault="00FC6FBB" w:rsidP="00717022">
      <w:pPr>
        <w:rPr>
          <w:lang w:val="en-US"/>
        </w:rPr>
      </w:pPr>
    </w:p>
    <w:p w14:paraId="5228F161" w14:textId="337ACEE9" w:rsidR="004E04B6" w:rsidRDefault="004E04B6" w:rsidP="004E04B6">
      <w:pPr>
        <w:pStyle w:val="Heading3"/>
        <w:rPr>
          <w:i/>
          <w:iCs/>
          <w:lang w:val="en-US"/>
        </w:rPr>
      </w:pPr>
      <w:bookmarkStart w:id="203" w:name="_Toc74879948"/>
      <w:r>
        <w:rPr>
          <w:lang w:val="en-US"/>
        </w:rPr>
        <w:t xml:space="preserve">Model </w:t>
      </w:r>
      <w:r w:rsidRPr="00717022">
        <w:rPr>
          <w:i/>
          <w:iCs/>
          <w:lang w:val="en-US"/>
        </w:rPr>
        <w:t>Companies</w:t>
      </w:r>
      <w:bookmarkEnd w:id="203"/>
    </w:p>
    <w:p w14:paraId="6C7F0ABF" w14:textId="7DB7EBA5" w:rsidR="00717022" w:rsidRDefault="00973D1B" w:rsidP="00973D1B">
      <w:pPr>
        <w:ind w:firstLine="720"/>
        <w:rPr>
          <w:lang w:val="en-US"/>
        </w:rPr>
      </w:pPr>
      <w:r>
        <w:rPr>
          <w:noProof/>
        </w:rPr>
        <mc:AlternateContent>
          <mc:Choice Requires="wps">
            <w:drawing>
              <wp:anchor distT="0" distB="0" distL="114300" distR="114300" simplePos="0" relativeHeight="251906048" behindDoc="0" locked="0" layoutInCell="1" allowOverlap="1" wp14:anchorId="7A06F971" wp14:editId="36C7E648">
                <wp:simplePos x="0" y="0"/>
                <wp:positionH relativeFrom="column">
                  <wp:posOffset>0</wp:posOffset>
                </wp:positionH>
                <wp:positionV relativeFrom="paragraph">
                  <wp:posOffset>4095115</wp:posOffset>
                </wp:positionV>
                <wp:extent cx="280670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7102EB37" w14:textId="6097AA0F" w:rsidR="00973D1B" w:rsidRPr="00C300D0" w:rsidRDefault="00973D1B" w:rsidP="00973D1B">
                            <w:pPr>
                              <w:pStyle w:val="Caption"/>
                              <w:rPr>
                                <w:noProof/>
                                <w:sz w:val="24"/>
                                <w:szCs w:val="24"/>
                              </w:rPr>
                            </w:pPr>
                            <w:bookmarkStart w:id="204" w:name="_Toc74879136"/>
                            <w:r>
                              <w:t xml:space="preserve">Gambar 4. </w:t>
                            </w:r>
                            <w:fldSimple w:instr=" SEQ Gambar_4. \* ARABIC ">
                              <w:r w:rsidR="002A2B00">
                                <w:rPr>
                                  <w:noProof/>
                                </w:rPr>
                                <w:t>10</w:t>
                              </w:r>
                            </w:fldSimple>
                            <w:r>
                              <w:rPr>
                                <w:lang w:val="en-US"/>
                              </w:rPr>
                              <w:t xml:space="preserve"> </w:t>
                            </w:r>
                            <w:r>
                              <w:rPr>
                                <w:i/>
                                <w:iCs w:val="0"/>
                                <w:lang w:val="en-US"/>
                              </w:rPr>
                              <w:t>Model Companies</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6F971" id="Text Box 140" o:spid="_x0000_s1057" type="#_x0000_t202" style="position:absolute;left:0;text-align:left;margin-left:0;margin-top:322.45pt;width:221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" stroked="f">
                <v:textbox style="mso-fit-shape-to-text:t" inset="0,0,0,0">
                  <w:txbxContent>
                    <w:p w14:paraId="7102EB37" w14:textId="6097AA0F" w:rsidR="00973D1B" w:rsidRPr="00C300D0" w:rsidRDefault="00973D1B" w:rsidP="00973D1B">
                      <w:pPr>
                        <w:pStyle w:val="Caption"/>
                        <w:rPr>
                          <w:noProof/>
                          <w:sz w:val="24"/>
                          <w:szCs w:val="24"/>
                        </w:rPr>
                      </w:pPr>
                      <w:bookmarkStart w:id="205" w:name="_Toc74879136"/>
                      <w:r>
                        <w:t xml:space="preserve">Gambar 4. </w:t>
                      </w:r>
                      <w:fldSimple w:instr=" SEQ Gambar_4. \* ARABIC ">
                        <w:r w:rsidR="002A2B00">
                          <w:rPr>
                            <w:noProof/>
                          </w:rPr>
                          <w:t>10</w:t>
                        </w:r>
                      </w:fldSimple>
                      <w:r>
                        <w:rPr>
                          <w:lang w:val="en-US"/>
                        </w:rPr>
                        <w:t xml:space="preserve"> </w:t>
                      </w:r>
                      <w:r>
                        <w:rPr>
                          <w:i/>
                          <w:iCs w:val="0"/>
                          <w:lang w:val="en-US"/>
                        </w:rPr>
                        <w:t>Model Companies</w:t>
                      </w:r>
                      <w:bookmarkEnd w:id="205"/>
                    </w:p>
                  </w:txbxContent>
                </v:textbox>
                <w10:wrap type="topAndBottom"/>
              </v:shape>
            </w:pict>
          </mc:Fallback>
        </mc:AlternateContent>
      </w:r>
      <w:r w:rsidR="005E0EE6">
        <w:rPr>
          <w:noProof/>
        </w:rPr>
        <w:drawing>
          <wp:anchor distT="0" distB="0" distL="114300" distR="114300" simplePos="0" relativeHeight="251803648" behindDoc="0" locked="0" layoutInCell="1" allowOverlap="1" wp14:anchorId="7FC3B6C7" wp14:editId="57E5B1CF">
            <wp:simplePos x="0" y="0"/>
            <wp:positionH relativeFrom="margin">
              <wp:align>left</wp:align>
            </wp:positionH>
            <wp:positionV relativeFrom="paragraph">
              <wp:posOffset>535600</wp:posOffset>
            </wp:positionV>
            <wp:extent cx="2806700" cy="35026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extLst>
                        <a:ext uri="{28A0092B-C50C-407E-A947-70E740481C1C}">
                          <a14:useLocalDpi xmlns:a14="http://schemas.microsoft.com/office/drawing/2010/main" val="0"/>
                        </a:ext>
                      </a:extLst>
                    </a:blip>
                    <a:srcRect l="16371" t="8345" r="48608" b="7073"/>
                    <a:stretch/>
                  </pic:blipFill>
                  <pic:spPr bwMode="auto">
                    <a:xfrm>
                      <a:off x="0" y="0"/>
                      <a:ext cx="2806700" cy="350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7022" w:rsidRPr="00717022">
        <w:rPr>
          <w:lang w:val="en-US"/>
        </w:rPr>
        <w:t xml:space="preserve">Model faculty memiliki sebuah relasi One-to-Many ke tabel </w:t>
      </w:r>
      <w:r w:rsidR="007E0E57">
        <w:rPr>
          <w:lang w:val="en-US"/>
        </w:rPr>
        <w:t>P</w:t>
      </w:r>
      <w:r w:rsidR="0000114B">
        <w:rPr>
          <w:lang w:val="en-US"/>
        </w:rPr>
        <w:t xml:space="preserve">aket_layanan, </w:t>
      </w:r>
      <w:r w:rsidR="007E0E57">
        <w:rPr>
          <w:lang w:val="en-US"/>
        </w:rPr>
        <w:t>T</w:t>
      </w:r>
      <w:r w:rsidR="0000114B">
        <w:rPr>
          <w:lang w:val="en-US"/>
        </w:rPr>
        <w:t>ahapan progress, Kategory</w:t>
      </w:r>
      <w:r w:rsidR="002A2B00">
        <w:rPr>
          <w:lang w:val="en-US"/>
        </w:rPr>
        <w:t xml:space="preserve"> </w:t>
      </w:r>
      <w:r w:rsidR="0000114B">
        <w:rPr>
          <w:lang w:val="en-US"/>
        </w:rPr>
        <w:t xml:space="preserve">lead, </w:t>
      </w:r>
      <w:r w:rsidR="0000114B" w:rsidRPr="0000114B">
        <w:rPr>
          <w:noProof/>
          <w:lang w:val="en-US"/>
        </w:rPr>
        <w:t xml:space="preserve"> </w:t>
      </w:r>
    </w:p>
    <w:p w14:paraId="440FB030" w14:textId="0E8A6043" w:rsidR="002B4C9B" w:rsidRPr="00717022" w:rsidRDefault="002B4C9B" w:rsidP="00717022">
      <w:pPr>
        <w:rPr>
          <w:lang w:val="en-US"/>
        </w:rPr>
      </w:pPr>
    </w:p>
    <w:p w14:paraId="7E312CFD" w14:textId="13E6BED2" w:rsidR="002B4C9B" w:rsidRDefault="002B4C9B" w:rsidP="00717022">
      <w:pPr>
        <w:rPr>
          <w:lang w:val="en-US"/>
        </w:rPr>
      </w:pPr>
    </w:p>
    <w:p w14:paraId="474B1468" w14:textId="77777777" w:rsidR="00FC6FBB" w:rsidRPr="00717022" w:rsidRDefault="00FC6FBB" w:rsidP="00717022">
      <w:pPr>
        <w:rPr>
          <w:lang w:val="en-US"/>
        </w:rPr>
      </w:pPr>
    </w:p>
    <w:p w14:paraId="14FD3D64" w14:textId="6B314B6D" w:rsidR="004E04B6" w:rsidRDefault="004E04B6" w:rsidP="004E04B6">
      <w:pPr>
        <w:pStyle w:val="Heading3"/>
        <w:rPr>
          <w:i/>
          <w:iCs/>
          <w:lang w:val="en-US"/>
        </w:rPr>
      </w:pPr>
      <w:bookmarkStart w:id="206" w:name="_Toc74879949"/>
      <w:r>
        <w:rPr>
          <w:lang w:val="en-US"/>
        </w:rPr>
        <w:lastRenderedPageBreak/>
        <w:t xml:space="preserve">Model </w:t>
      </w:r>
      <w:r w:rsidR="00717022">
        <w:rPr>
          <w:i/>
          <w:iCs/>
          <w:lang w:val="en-US"/>
        </w:rPr>
        <w:t>History</w:t>
      </w:r>
      <w:bookmarkEnd w:id="206"/>
    </w:p>
    <w:p w14:paraId="1DB72BD8" w14:textId="6862F81A" w:rsidR="00717022" w:rsidRDefault="00717022" w:rsidP="00717022">
      <w:pPr>
        <w:rPr>
          <w:lang w:val="en-US"/>
        </w:rPr>
      </w:pPr>
      <w:r w:rsidRPr="00717022">
        <w:rPr>
          <w:lang w:val="en-US"/>
        </w:rPr>
        <w:t>Model faculty memiliki sebuah relasi One-to-</w:t>
      </w:r>
      <w:r w:rsidR="007E0E57">
        <w:rPr>
          <w:lang w:val="en-US"/>
        </w:rPr>
        <w:t>one</w:t>
      </w:r>
      <w:r w:rsidRPr="00717022">
        <w:rPr>
          <w:lang w:val="en-US"/>
        </w:rPr>
        <w:t>.</w:t>
      </w:r>
    </w:p>
    <w:p w14:paraId="3B4618F5" w14:textId="6865D946" w:rsidR="002B4C9B" w:rsidRPr="00717022" w:rsidRDefault="00973D1B" w:rsidP="00717022">
      <w:pPr>
        <w:rPr>
          <w:lang w:val="en-US"/>
        </w:rPr>
      </w:pPr>
      <w:r>
        <w:rPr>
          <w:noProof/>
        </w:rPr>
        <mc:AlternateContent>
          <mc:Choice Requires="wps">
            <w:drawing>
              <wp:anchor distT="0" distB="0" distL="114300" distR="114300" simplePos="0" relativeHeight="251908096" behindDoc="0" locked="0" layoutInCell="1" allowOverlap="1" wp14:anchorId="264D2E4B" wp14:editId="483BECFE">
                <wp:simplePos x="0" y="0"/>
                <wp:positionH relativeFrom="column">
                  <wp:posOffset>1905</wp:posOffset>
                </wp:positionH>
                <wp:positionV relativeFrom="paragraph">
                  <wp:posOffset>3649980</wp:posOffset>
                </wp:positionV>
                <wp:extent cx="3108960"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1C3DB645" w14:textId="08FC19CD" w:rsidR="00973D1B" w:rsidRPr="00614CE9" w:rsidRDefault="00973D1B" w:rsidP="00973D1B">
                            <w:pPr>
                              <w:pStyle w:val="Caption"/>
                              <w:rPr>
                                <w:noProof/>
                                <w:sz w:val="24"/>
                                <w:szCs w:val="24"/>
                                <w:lang w:val="en-US"/>
                              </w:rPr>
                            </w:pPr>
                            <w:bookmarkStart w:id="207" w:name="_Toc74879137"/>
                            <w:r>
                              <w:t xml:space="preserve">Gambar 4. </w:t>
                            </w:r>
                            <w:fldSimple w:instr=" SEQ Gambar_4. \* ARABIC ">
                              <w:r w:rsidR="002A2B00">
                                <w:rPr>
                                  <w:noProof/>
                                </w:rPr>
                                <w:t>11</w:t>
                              </w:r>
                            </w:fldSimple>
                            <w:r>
                              <w:rPr>
                                <w:lang w:val="en-US"/>
                              </w:rPr>
                              <w:t xml:space="preserve"> </w:t>
                            </w:r>
                            <w:r>
                              <w:rPr>
                                <w:i/>
                                <w:iCs w:val="0"/>
                                <w:lang w:val="en-US"/>
                              </w:rPr>
                              <w:t>Model History</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D2E4B" id="Text Box 141" o:spid="_x0000_s1058" type="#_x0000_t202" style="position:absolute;left:0;text-align:left;margin-left:.15pt;margin-top:287.4pt;width:244.8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5SMAIAAGk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" stroked="f">
                <v:textbox style="mso-fit-shape-to-text:t" inset="0,0,0,0">
                  <w:txbxContent>
                    <w:p w14:paraId="1C3DB645" w14:textId="08FC19CD" w:rsidR="00973D1B" w:rsidRPr="00614CE9" w:rsidRDefault="00973D1B" w:rsidP="00973D1B">
                      <w:pPr>
                        <w:pStyle w:val="Caption"/>
                        <w:rPr>
                          <w:noProof/>
                          <w:sz w:val="24"/>
                          <w:szCs w:val="24"/>
                          <w:lang w:val="en-US"/>
                        </w:rPr>
                      </w:pPr>
                      <w:bookmarkStart w:id="208" w:name="_Toc74879137"/>
                      <w:r>
                        <w:t xml:space="preserve">Gambar 4. </w:t>
                      </w:r>
                      <w:fldSimple w:instr=" SEQ Gambar_4. \* ARABIC ">
                        <w:r w:rsidR="002A2B00">
                          <w:rPr>
                            <w:noProof/>
                          </w:rPr>
                          <w:t>11</w:t>
                        </w:r>
                      </w:fldSimple>
                      <w:r>
                        <w:rPr>
                          <w:lang w:val="en-US"/>
                        </w:rPr>
                        <w:t xml:space="preserve"> </w:t>
                      </w:r>
                      <w:r>
                        <w:rPr>
                          <w:i/>
                          <w:iCs w:val="0"/>
                          <w:lang w:val="en-US"/>
                        </w:rPr>
                        <w:t>Model History</w:t>
                      </w:r>
                      <w:bookmarkEnd w:id="208"/>
                    </w:p>
                  </w:txbxContent>
                </v:textbox>
                <w10:wrap type="topAndBottom"/>
              </v:shape>
            </w:pict>
          </mc:Fallback>
        </mc:AlternateContent>
      </w:r>
      <w:r w:rsidR="002B4C9B">
        <w:rPr>
          <w:noProof/>
          <w:lang w:val="en-US"/>
        </w:rPr>
        <w:drawing>
          <wp:anchor distT="0" distB="0" distL="114300" distR="114300" simplePos="0" relativeHeight="251804672" behindDoc="0" locked="0" layoutInCell="1" allowOverlap="1" wp14:anchorId="564A4A9F" wp14:editId="17CDB548">
            <wp:simplePos x="0" y="0"/>
            <wp:positionH relativeFrom="column">
              <wp:posOffset>2254</wp:posOffset>
            </wp:positionH>
            <wp:positionV relativeFrom="paragraph">
              <wp:posOffset>-3944</wp:posOffset>
            </wp:positionV>
            <wp:extent cx="3108960" cy="3596640"/>
            <wp:effectExtent l="0" t="0" r="0" b="381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8960" cy="3596640"/>
                    </a:xfrm>
                    <a:prstGeom prst="rect">
                      <a:avLst/>
                    </a:prstGeom>
                    <a:noFill/>
                    <a:ln>
                      <a:noFill/>
                    </a:ln>
                  </pic:spPr>
                </pic:pic>
              </a:graphicData>
            </a:graphic>
          </wp:anchor>
        </w:drawing>
      </w:r>
    </w:p>
    <w:p w14:paraId="6DEB2A21" w14:textId="6E30DE7D" w:rsidR="004E04B6" w:rsidRDefault="004E04B6" w:rsidP="004E04B6">
      <w:pPr>
        <w:pStyle w:val="Heading3"/>
        <w:rPr>
          <w:lang w:val="en-US"/>
        </w:rPr>
      </w:pPr>
      <w:bookmarkStart w:id="209" w:name="_Toc74879950"/>
      <w:r>
        <w:rPr>
          <w:lang w:val="en-US"/>
        </w:rPr>
        <w:lastRenderedPageBreak/>
        <w:t xml:space="preserve">Model </w:t>
      </w:r>
      <w:r w:rsidR="00717022">
        <w:rPr>
          <w:lang w:val="en-US"/>
        </w:rPr>
        <w:t>Kategory Lead</w:t>
      </w:r>
      <w:bookmarkEnd w:id="209"/>
    </w:p>
    <w:p w14:paraId="2B20D8FC" w14:textId="2D469915" w:rsidR="00717022" w:rsidRDefault="00973D1B" w:rsidP="00717022">
      <w:pPr>
        <w:rPr>
          <w:lang w:val="en-US"/>
        </w:rPr>
      </w:pPr>
      <w:r>
        <w:rPr>
          <w:noProof/>
        </w:rPr>
        <mc:AlternateContent>
          <mc:Choice Requires="wps">
            <w:drawing>
              <wp:anchor distT="0" distB="0" distL="114300" distR="114300" simplePos="0" relativeHeight="251910144" behindDoc="0" locked="0" layoutInCell="1" allowOverlap="1" wp14:anchorId="086B7EBE" wp14:editId="51B0D3A8">
                <wp:simplePos x="0" y="0"/>
                <wp:positionH relativeFrom="column">
                  <wp:posOffset>0</wp:posOffset>
                </wp:positionH>
                <wp:positionV relativeFrom="paragraph">
                  <wp:posOffset>4418965</wp:posOffset>
                </wp:positionV>
                <wp:extent cx="370586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14:paraId="0C0B07B4" w14:textId="67DD5E06" w:rsidR="00973D1B" w:rsidRPr="00D83B74" w:rsidRDefault="00973D1B" w:rsidP="00973D1B">
                            <w:pPr>
                              <w:pStyle w:val="Caption"/>
                              <w:rPr>
                                <w:noProof/>
                                <w:sz w:val="24"/>
                                <w:szCs w:val="24"/>
                              </w:rPr>
                            </w:pPr>
                            <w:bookmarkStart w:id="210" w:name="_Toc74879138"/>
                            <w:r>
                              <w:t xml:space="preserve">Gambar 4. </w:t>
                            </w:r>
                            <w:fldSimple w:instr=" SEQ Gambar_4. \* ARABIC ">
                              <w:r w:rsidR="002A2B00">
                                <w:rPr>
                                  <w:noProof/>
                                </w:rPr>
                                <w:t>12</w:t>
                              </w:r>
                            </w:fldSimple>
                            <w:r>
                              <w:rPr>
                                <w:lang w:val="en-US"/>
                              </w:rPr>
                              <w:t xml:space="preserve"> </w:t>
                            </w:r>
                            <w:r>
                              <w:rPr>
                                <w:i/>
                                <w:iCs w:val="0"/>
                                <w:lang w:val="en-US"/>
                              </w:rPr>
                              <w:t>Model Kategory Lead</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7EBE" id="Text Box 142" o:spid="_x0000_s1059" type="#_x0000_t202" style="position:absolute;left:0;text-align:left;margin-left:0;margin-top:347.95pt;width:291.8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JaMA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" stroked="f">
                <v:textbox style="mso-fit-shape-to-text:t" inset="0,0,0,0">
                  <w:txbxContent>
                    <w:p w14:paraId="0C0B07B4" w14:textId="67DD5E06" w:rsidR="00973D1B" w:rsidRPr="00D83B74" w:rsidRDefault="00973D1B" w:rsidP="00973D1B">
                      <w:pPr>
                        <w:pStyle w:val="Caption"/>
                        <w:rPr>
                          <w:noProof/>
                          <w:sz w:val="24"/>
                          <w:szCs w:val="24"/>
                        </w:rPr>
                      </w:pPr>
                      <w:bookmarkStart w:id="211" w:name="_Toc74879138"/>
                      <w:r>
                        <w:t xml:space="preserve">Gambar 4. </w:t>
                      </w:r>
                      <w:fldSimple w:instr=" SEQ Gambar_4. \* ARABIC ">
                        <w:r w:rsidR="002A2B00">
                          <w:rPr>
                            <w:noProof/>
                          </w:rPr>
                          <w:t>12</w:t>
                        </w:r>
                      </w:fldSimple>
                      <w:r>
                        <w:rPr>
                          <w:lang w:val="en-US"/>
                        </w:rPr>
                        <w:t xml:space="preserve"> </w:t>
                      </w:r>
                      <w:r>
                        <w:rPr>
                          <w:i/>
                          <w:iCs w:val="0"/>
                          <w:lang w:val="en-US"/>
                        </w:rPr>
                        <w:t>Model Kategory Lead</w:t>
                      </w:r>
                      <w:bookmarkEnd w:id="211"/>
                    </w:p>
                  </w:txbxContent>
                </v:textbox>
                <w10:wrap type="topAndBottom"/>
              </v:shape>
            </w:pict>
          </mc:Fallback>
        </mc:AlternateContent>
      </w:r>
      <w:r w:rsidR="00E528AD">
        <w:rPr>
          <w:noProof/>
        </w:rPr>
        <w:drawing>
          <wp:anchor distT="0" distB="0" distL="114300" distR="114300" simplePos="0" relativeHeight="251805696" behindDoc="0" locked="0" layoutInCell="1" allowOverlap="1" wp14:anchorId="59D5AC40" wp14:editId="249ECFBE">
            <wp:simplePos x="0" y="0"/>
            <wp:positionH relativeFrom="margin">
              <wp:align>left</wp:align>
            </wp:positionH>
            <wp:positionV relativeFrom="paragraph">
              <wp:posOffset>202449</wp:posOffset>
            </wp:positionV>
            <wp:extent cx="3705860" cy="4159885"/>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19419" cy="4174427"/>
                    </a:xfrm>
                    <a:prstGeom prst="rect">
                      <a:avLst/>
                    </a:prstGeom>
                    <a:noFill/>
                    <a:ln>
                      <a:noFill/>
                    </a:ln>
                  </pic:spPr>
                </pic:pic>
              </a:graphicData>
            </a:graphic>
            <wp14:sizeRelH relativeFrom="margin">
              <wp14:pctWidth>0</wp14:pctWidth>
            </wp14:sizeRelH>
          </wp:anchor>
        </w:drawing>
      </w:r>
      <w:r w:rsidR="00717022" w:rsidRPr="00717022">
        <w:rPr>
          <w:lang w:val="en-US"/>
        </w:rPr>
        <w:t xml:space="preserve">Model faculty memiliki sebuah relasi One-to-Many ke tabel </w:t>
      </w:r>
      <w:r w:rsidR="007E0E57">
        <w:rPr>
          <w:lang w:val="en-US"/>
        </w:rPr>
        <w:t>Companies</w:t>
      </w:r>
      <w:r w:rsidR="00717022" w:rsidRPr="00717022">
        <w:rPr>
          <w:lang w:val="en-US"/>
        </w:rPr>
        <w:t>.</w:t>
      </w:r>
    </w:p>
    <w:p w14:paraId="0A3264D2" w14:textId="343EC635" w:rsidR="00E528AD" w:rsidRDefault="00E528AD" w:rsidP="00717022">
      <w:pPr>
        <w:rPr>
          <w:lang w:val="en-US"/>
        </w:rPr>
      </w:pPr>
    </w:p>
    <w:p w14:paraId="0C80B128" w14:textId="08914082" w:rsidR="002B4C9B" w:rsidRPr="00717022" w:rsidRDefault="002B4C9B" w:rsidP="00717022">
      <w:pPr>
        <w:rPr>
          <w:lang w:val="en-US"/>
        </w:rPr>
      </w:pPr>
    </w:p>
    <w:p w14:paraId="7A981C5D" w14:textId="0790EBE7" w:rsidR="00717022" w:rsidRDefault="00717022" w:rsidP="00717022">
      <w:pPr>
        <w:pStyle w:val="Heading3"/>
        <w:rPr>
          <w:lang w:val="en-US"/>
        </w:rPr>
      </w:pPr>
      <w:bookmarkStart w:id="212" w:name="_Toc74879951"/>
      <w:r>
        <w:rPr>
          <w:lang w:val="en-US"/>
        </w:rPr>
        <w:t>Model Paket Layanan</w:t>
      </w:r>
      <w:bookmarkEnd w:id="212"/>
    </w:p>
    <w:p w14:paraId="5DB6A9B9" w14:textId="42F1AF8C" w:rsidR="00717022" w:rsidRDefault="00717022" w:rsidP="00717022">
      <w:pPr>
        <w:rPr>
          <w:lang w:val="en-US"/>
        </w:rPr>
      </w:pPr>
      <w:r w:rsidRPr="00717022">
        <w:rPr>
          <w:lang w:val="en-US"/>
        </w:rPr>
        <w:t xml:space="preserve">Model faculty memiliki sebuah relasi One-to-Many ke tabel </w:t>
      </w:r>
      <w:r w:rsidR="007E0E57">
        <w:rPr>
          <w:lang w:val="en-US"/>
        </w:rPr>
        <w:t>Companies</w:t>
      </w:r>
      <w:r w:rsidRPr="00717022">
        <w:rPr>
          <w:lang w:val="en-US"/>
        </w:rPr>
        <w:t>.</w:t>
      </w:r>
    </w:p>
    <w:p w14:paraId="2D0C58A8" w14:textId="446593D5" w:rsidR="008A6F6C" w:rsidRPr="002A2B00" w:rsidRDefault="002A2B00" w:rsidP="002A2B00">
      <w:pPr>
        <w:keepNext/>
      </w:pPr>
      <w:r>
        <w:rPr>
          <w:noProof/>
        </w:rPr>
        <w:lastRenderedPageBreak/>
        <mc:AlternateContent>
          <mc:Choice Requires="wps">
            <w:drawing>
              <wp:anchor distT="0" distB="0" distL="114300" distR="114300" simplePos="0" relativeHeight="251987968" behindDoc="0" locked="0" layoutInCell="1" allowOverlap="1" wp14:anchorId="2FC8D2EE" wp14:editId="21024EAA">
                <wp:simplePos x="0" y="0"/>
                <wp:positionH relativeFrom="column">
                  <wp:posOffset>-3175</wp:posOffset>
                </wp:positionH>
                <wp:positionV relativeFrom="paragraph">
                  <wp:posOffset>5124450</wp:posOffset>
                </wp:positionV>
                <wp:extent cx="3756660" cy="635"/>
                <wp:effectExtent l="0" t="0" r="0" b="0"/>
                <wp:wrapTopAndBottom/>
                <wp:docPr id="181" name="Text Box 18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04FA371F" w14:textId="21AAA830" w:rsidR="002A2B00" w:rsidRPr="00301C8F" w:rsidRDefault="002A2B00" w:rsidP="002A2B00">
                            <w:pPr>
                              <w:pStyle w:val="Caption"/>
                              <w:rPr>
                                <w:noProof/>
                                <w:sz w:val="24"/>
                                <w:szCs w:val="24"/>
                                <w:lang w:val="en-US"/>
                              </w:rPr>
                            </w:pPr>
                            <w:bookmarkStart w:id="213" w:name="_Toc74879139"/>
                            <w:r>
                              <w:t xml:space="preserve">Gambar 4. </w:t>
                            </w:r>
                            <w:fldSimple w:instr=" SEQ Gambar_4. \* ARABIC ">
                              <w:r>
                                <w:rPr>
                                  <w:noProof/>
                                </w:rPr>
                                <w:t>13</w:t>
                              </w:r>
                            </w:fldSimple>
                            <w:r>
                              <w:rPr>
                                <w:lang w:val="en-US"/>
                              </w:rPr>
                              <w:t xml:space="preserve"> Model Layanan</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D2EE" id="Text Box 181" o:spid="_x0000_s1060" type="#_x0000_t202" style="position:absolute;left:0;text-align:left;margin-left:-.25pt;margin-top:403.5pt;width:295.8pt;height:.0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oSMAIAAGkEAAAOAAAAZHJzL2Uyb0RvYy54bWysVMFu2zAMvQ/YPwi6L06aN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" stroked="f">
                <v:textbox style="mso-fit-shape-to-text:t" inset="0,0,0,0">
                  <w:txbxContent>
                    <w:p w14:paraId="04FA371F" w14:textId="21AAA830" w:rsidR="002A2B00" w:rsidRPr="00301C8F" w:rsidRDefault="002A2B00" w:rsidP="002A2B00">
                      <w:pPr>
                        <w:pStyle w:val="Caption"/>
                        <w:rPr>
                          <w:noProof/>
                          <w:sz w:val="24"/>
                          <w:szCs w:val="24"/>
                          <w:lang w:val="en-US"/>
                        </w:rPr>
                      </w:pPr>
                      <w:bookmarkStart w:id="214" w:name="_Toc74879139"/>
                      <w:r>
                        <w:t xml:space="preserve">Gambar 4. </w:t>
                      </w:r>
                      <w:fldSimple w:instr=" SEQ Gambar_4. \* ARABIC ">
                        <w:r>
                          <w:rPr>
                            <w:noProof/>
                          </w:rPr>
                          <w:t>13</w:t>
                        </w:r>
                      </w:fldSimple>
                      <w:r>
                        <w:rPr>
                          <w:lang w:val="en-US"/>
                        </w:rPr>
                        <w:t xml:space="preserve"> Model Layanan</w:t>
                      </w:r>
                      <w:bookmarkEnd w:id="214"/>
                    </w:p>
                  </w:txbxContent>
                </v:textbox>
                <w10:wrap type="topAndBottom"/>
              </v:shape>
            </w:pict>
          </mc:Fallback>
        </mc:AlternateContent>
      </w:r>
      <w:r w:rsidR="008A6F6C">
        <w:rPr>
          <w:noProof/>
          <w:lang w:val="en-US"/>
        </w:rPr>
        <w:drawing>
          <wp:anchor distT="0" distB="0" distL="114300" distR="114300" simplePos="0" relativeHeight="251911168" behindDoc="0" locked="0" layoutInCell="1" allowOverlap="1" wp14:anchorId="40DE798C" wp14:editId="262AA129">
            <wp:simplePos x="0" y="0"/>
            <wp:positionH relativeFrom="column">
              <wp:posOffset>-3266</wp:posOffset>
            </wp:positionH>
            <wp:positionV relativeFrom="paragraph">
              <wp:posOffset>91</wp:posOffset>
            </wp:positionV>
            <wp:extent cx="3756660" cy="50673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56660" cy="5067300"/>
                    </a:xfrm>
                    <a:prstGeom prst="rect">
                      <a:avLst/>
                    </a:prstGeom>
                    <a:noFill/>
                    <a:ln>
                      <a:noFill/>
                    </a:ln>
                  </pic:spPr>
                </pic:pic>
              </a:graphicData>
            </a:graphic>
          </wp:anchor>
        </w:drawing>
      </w:r>
    </w:p>
    <w:p w14:paraId="5478998C" w14:textId="4EBB57AE" w:rsidR="00717022" w:rsidRDefault="00717022" w:rsidP="00717022">
      <w:pPr>
        <w:pStyle w:val="Heading3"/>
        <w:rPr>
          <w:lang w:val="en-US"/>
        </w:rPr>
      </w:pPr>
      <w:bookmarkStart w:id="215" w:name="_Toc74879952"/>
      <w:r>
        <w:rPr>
          <w:lang w:val="en-US"/>
        </w:rPr>
        <w:t>Model Tahapan Progress</w:t>
      </w:r>
      <w:bookmarkEnd w:id="215"/>
    </w:p>
    <w:p w14:paraId="041F91B8" w14:textId="1CF0CAA9" w:rsidR="00717022" w:rsidRDefault="00717022" w:rsidP="00717022">
      <w:pPr>
        <w:rPr>
          <w:lang w:val="en-US"/>
        </w:rPr>
      </w:pPr>
      <w:r w:rsidRPr="00717022">
        <w:rPr>
          <w:lang w:val="en-US"/>
        </w:rPr>
        <w:t xml:space="preserve">Model </w:t>
      </w:r>
      <w:r w:rsidR="00E37960">
        <w:rPr>
          <w:lang w:val="en-US"/>
        </w:rPr>
        <w:t>Tahapan Progress</w:t>
      </w:r>
      <w:r w:rsidRPr="00717022">
        <w:rPr>
          <w:lang w:val="en-US"/>
        </w:rPr>
        <w:t xml:space="preserve"> memiliki sebuah relasi One-to-Many ke tabel </w:t>
      </w:r>
      <w:r w:rsidR="007E0E57">
        <w:rPr>
          <w:lang w:val="en-US"/>
        </w:rPr>
        <w:t>Companies</w:t>
      </w:r>
      <w:r w:rsidRPr="00717022">
        <w:rPr>
          <w:lang w:val="en-US"/>
        </w:rPr>
        <w:t>.</w:t>
      </w:r>
    </w:p>
    <w:p w14:paraId="27D580B0" w14:textId="514D95B7" w:rsidR="008A6F6C" w:rsidRPr="00717022" w:rsidRDefault="00EA3E3D" w:rsidP="00717022">
      <w:pPr>
        <w:rPr>
          <w:lang w:val="en-US"/>
        </w:rPr>
      </w:pPr>
      <w:r>
        <w:rPr>
          <w:noProof/>
        </w:rPr>
        <w:lastRenderedPageBreak/>
        <mc:AlternateContent>
          <mc:Choice Requires="wps">
            <w:drawing>
              <wp:anchor distT="0" distB="0" distL="114300" distR="114300" simplePos="0" relativeHeight="251913216" behindDoc="0" locked="0" layoutInCell="1" allowOverlap="1" wp14:anchorId="28757C14" wp14:editId="5408AFDB">
                <wp:simplePos x="0" y="0"/>
                <wp:positionH relativeFrom="column">
                  <wp:posOffset>-1905</wp:posOffset>
                </wp:positionH>
                <wp:positionV relativeFrom="paragraph">
                  <wp:posOffset>4126230</wp:posOffset>
                </wp:positionV>
                <wp:extent cx="329946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1F301925" w14:textId="19164B4E" w:rsidR="00EA3E3D" w:rsidRPr="00971D5D" w:rsidRDefault="00EA3E3D" w:rsidP="00EA3E3D">
                            <w:pPr>
                              <w:pStyle w:val="Caption"/>
                              <w:rPr>
                                <w:noProof/>
                                <w:sz w:val="24"/>
                                <w:szCs w:val="24"/>
                                <w:lang w:val="en-US"/>
                              </w:rPr>
                            </w:pPr>
                            <w:bookmarkStart w:id="216" w:name="_Toc74879140"/>
                            <w:r>
                              <w:t xml:space="preserve">Gambar 4. </w:t>
                            </w:r>
                            <w:fldSimple w:instr=" SEQ Gambar_4. \* ARABIC ">
                              <w:r w:rsidR="002A2B00">
                                <w:rPr>
                                  <w:noProof/>
                                </w:rPr>
                                <w:t>15</w:t>
                              </w:r>
                            </w:fldSimple>
                            <w:r>
                              <w:rPr>
                                <w:lang w:val="en-US"/>
                              </w:rPr>
                              <w:t xml:space="preserve"> </w:t>
                            </w:r>
                            <w:r>
                              <w:rPr>
                                <w:i/>
                                <w:iCs w:val="0"/>
                                <w:lang w:val="en-US"/>
                              </w:rPr>
                              <w:t xml:space="preserve">Model </w:t>
                            </w:r>
                            <w:r>
                              <w:rPr>
                                <w:lang w:val="en-US"/>
                              </w:rPr>
                              <w:t>Tahapan Progress</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7C14" id="Text Box 143" o:spid="_x0000_s1061" type="#_x0000_t202" style="position:absolute;left:0;text-align:left;margin-left:-.15pt;margin-top:324.9pt;width:259.8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" stroked="f">
                <v:textbox style="mso-fit-shape-to-text:t" inset="0,0,0,0">
                  <w:txbxContent>
                    <w:p w14:paraId="1F301925" w14:textId="19164B4E" w:rsidR="00EA3E3D" w:rsidRPr="00971D5D" w:rsidRDefault="00EA3E3D" w:rsidP="00EA3E3D">
                      <w:pPr>
                        <w:pStyle w:val="Caption"/>
                        <w:rPr>
                          <w:noProof/>
                          <w:sz w:val="24"/>
                          <w:szCs w:val="24"/>
                          <w:lang w:val="en-US"/>
                        </w:rPr>
                      </w:pPr>
                      <w:bookmarkStart w:id="217" w:name="_Toc74879140"/>
                      <w:r>
                        <w:t xml:space="preserve">Gambar 4. </w:t>
                      </w:r>
                      <w:fldSimple w:instr=" SEQ Gambar_4. \* ARABIC ">
                        <w:r w:rsidR="002A2B00">
                          <w:rPr>
                            <w:noProof/>
                          </w:rPr>
                          <w:t>15</w:t>
                        </w:r>
                      </w:fldSimple>
                      <w:r>
                        <w:rPr>
                          <w:lang w:val="en-US"/>
                        </w:rPr>
                        <w:t xml:space="preserve"> </w:t>
                      </w:r>
                      <w:r>
                        <w:rPr>
                          <w:i/>
                          <w:iCs w:val="0"/>
                          <w:lang w:val="en-US"/>
                        </w:rPr>
                        <w:t xml:space="preserve">Model </w:t>
                      </w:r>
                      <w:r>
                        <w:rPr>
                          <w:lang w:val="en-US"/>
                        </w:rPr>
                        <w:t>Tahapan Progress</w:t>
                      </w:r>
                      <w:bookmarkEnd w:id="217"/>
                    </w:p>
                  </w:txbxContent>
                </v:textbox>
                <w10:wrap type="topAndBottom"/>
              </v:shape>
            </w:pict>
          </mc:Fallback>
        </mc:AlternateContent>
      </w:r>
      <w:r w:rsidR="008A6F6C">
        <w:rPr>
          <w:noProof/>
          <w:lang w:val="en-US"/>
        </w:rPr>
        <w:drawing>
          <wp:anchor distT="0" distB="0" distL="114300" distR="114300" simplePos="0" relativeHeight="251790336" behindDoc="0" locked="0" layoutInCell="1" allowOverlap="1" wp14:anchorId="0298AFF0" wp14:editId="6476C96C">
            <wp:simplePos x="0" y="0"/>
            <wp:positionH relativeFrom="column">
              <wp:posOffset>-1905</wp:posOffset>
            </wp:positionH>
            <wp:positionV relativeFrom="paragraph">
              <wp:posOffset>0</wp:posOffset>
            </wp:positionV>
            <wp:extent cx="3299460" cy="4069080"/>
            <wp:effectExtent l="0" t="0" r="0" b="762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99460" cy="4069080"/>
                    </a:xfrm>
                    <a:prstGeom prst="rect">
                      <a:avLst/>
                    </a:prstGeom>
                    <a:noFill/>
                    <a:ln>
                      <a:noFill/>
                    </a:ln>
                  </pic:spPr>
                </pic:pic>
              </a:graphicData>
            </a:graphic>
          </wp:anchor>
        </w:drawing>
      </w:r>
    </w:p>
    <w:p w14:paraId="31A76F65" w14:textId="44FC22E9" w:rsidR="00717022" w:rsidRDefault="00717022" w:rsidP="00717022">
      <w:pPr>
        <w:pStyle w:val="Heading3"/>
        <w:rPr>
          <w:lang w:val="en-US"/>
        </w:rPr>
      </w:pPr>
      <w:bookmarkStart w:id="218" w:name="_Toc74879953"/>
      <w:r>
        <w:rPr>
          <w:lang w:val="en-US"/>
        </w:rPr>
        <w:t>Model User</w:t>
      </w:r>
      <w:bookmarkEnd w:id="218"/>
    </w:p>
    <w:p w14:paraId="17D42BF9" w14:textId="33E25697" w:rsidR="00717022" w:rsidRPr="00717022" w:rsidRDefault="00EA3E3D" w:rsidP="00717022">
      <w:pPr>
        <w:rPr>
          <w:lang w:val="en-US"/>
        </w:rPr>
      </w:pPr>
      <w:r>
        <w:rPr>
          <w:noProof/>
        </w:rPr>
        <mc:AlternateContent>
          <mc:Choice Requires="wps">
            <w:drawing>
              <wp:anchor distT="0" distB="0" distL="114300" distR="114300" simplePos="0" relativeHeight="251915264" behindDoc="0" locked="0" layoutInCell="1" allowOverlap="1" wp14:anchorId="74E58B2A" wp14:editId="0D20BA1F">
                <wp:simplePos x="0" y="0"/>
                <wp:positionH relativeFrom="margin">
                  <wp:align>left</wp:align>
                </wp:positionH>
                <wp:positionV relativeFrom="paragraph">
                  <wp:posOffset>3580583</wp:posOffset>
                </wp:positionV>
                <wp:extent cx="3154680" cy="635"/>
                <wp:effectExtent l="0" t="0" r="7620" b="1905"/>
                <wp:wrapTopAndBottom/>
                <wp:docPr id="144" name="Text Box 144"/>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4513F2EB" w14:textId="646D0BB0" w:rsidR="00EA3E3D" w:rsidRPr="009A5049" w:rsidRDefault="00EA3E3D" w:rsidP="00EA3E3D">
                            <w:pPr>
                              <w:pStyle w:val="Caption"/>
                              <w:rPr>
                                <w:sz w:val="24"/>
                                <w:szCs w:val="24"/>
                                <w:lang w:val="en-US"/>
                              </w:rPr>
                            </w:pPr>
                            <w:bookmarkStart w:id="219" w:name="_Toc74879141"/>
                            <w:r>
                              <w:t xml:space="preserve">Gambar 4. </w:t>
                            </w:r>
                            <w:fldSimple w:instr=" SEQ Gambar_4. \* ARABIC ">
                              <w:r w:rsidR="002A2B00">
                                <w:rPr>
                                  <w:noProof/>
                                </w:rPr>
                                <w:t>16</w:t>
                              </w:r>
                            </w:fldSimple>
                            <w:r>
                              <w:rPr>
                                <w:lang w:val="en-US"/>
                              </w:rPr>
                              <w:t xml:space="preserve"> </w:t>
                            </w:r>
                            <w:r>
                              <w:rPr>
                                <w:i/>
                                <w:iCs w:val="0"/>
                                <w:lang w:val="en-US"/>
                              </w:rPr>
                              <w:t>Model User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8B2A" id="Text Box 144" o:spid="_x0000_s1062" type="#_x0000_t202" style="position:absolute;left:0;text-align:left;margin-left:0;margin-top:281.95pt;width:248.4pt;height:.05pt;z-index:251915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sMAIAAGkEAAAOAAAAZHJzL2Uyb0RvYy54bWysVMFu2zAMvQ/YPwi6L06aN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" stroked="f">
                <v:textbox style="mso-fit-shape-to-text:t" inset="0,0,0,0">
                  <w:txbxContent>
                    <w:p w14:paraId="4513F2EB" w14:textId="646D0BB0" w:rsidR="00EA3E3D" w:rsidRPr="009A5049" w:rsidRDefault="00EA3E3D" w:rsidP="00EA3E3D">
                      <w:pPr>
                        <w:pStyle w:val="Caption"/>
                        <w:rPr>
                          <w:sz w:val="24"/>
                          <w:szCs w:val="24"/>
                          <w:lang w:val="en-US"/>
                        </w:rPr>
                      </w:pPr>
                      <w:bookmarkStart w:id="220" w:name="_Toc74879141"/>
                      <w:r>
                        <w:t xml:space="preserve">Gambar 4. </w:t>
                      </w:r>
                      <w:fldSimple w:instr=" SEQ Gambar_4. \* ARABIC ">
                        <w:r w:rsidR="002A2B00">
                          <w:rPr>
                            <w:noProof/>
                          </w:rPr>
                          <w:t>16</w:t>
                        </w:r>
                      </w:fldSimple>
                      <w:r>
                        <w:rPr>
                          <w:lang w:val="en-US"/>
                        </w:rPr>
                        <w:t xml:space="preserve"> </w:t>
                      </w:r>
                      <w:r>
                        <w:rPr>
                          <w:i/>
                          <w:iCs w:val="0"/>
                          <w:lang w:val="en-US"/>
                        </w:rPr>
                        <w:t>Model User</w:t>
                      </w:r>
                      <w:bookmarkEnd w:id="220"/>
                    </w:p>
                  </w:txbxContent>
                </v:textbox>
                <w10:wrap type="topAndBottom" anchorx="margin"/>
              </v:shape>
            </w:pict>
          </mc:Fallback>
        </mc:AlternateContent>
      </w:r>
      <w:r w:rsidR="00717022" w:rsidRPr="00717022">
        <w:rPr>
          <w:lang w:val="en-US"/>
        </w:rPr>
        <w:t xml:space="preserve">Model </w:t>
      </w:r>
      <w:r w:rsidR="007E0E57">
        <w:rPr>
          <w:lang w:val="en-US"/>
        </w:rPr>
        <w:t>User</w:t>
      </w:r>
      <w:r w:rsidR="00717022" w:rsidRPr="00717022">
        <w:rPr>
          <w:lang w:val="en-US"/>
        </w:rPr>
        <w:t xml:space="preserve"> memiliki sebuah relasi One-to-</w:t>
      </w:r>
      <w:r w:rsidR="007E0E57">
        <w:rPr>
          <w:lang w:val="en-US"/>
        </w:rPr>
        <w:t>one</w:t>
      </w:r>
      <w:r w:rsidR="00717022" w:rsidRPr="00717022">
        <w:rPr>
          <w:lang w:val="en-US"/>
        </w:rPr>
        <w:t xml:space="preserve"> .</w:t>
      </w:r>
      <w:r w:rsidR="008A6F6C">
        <w:rPr>
          <w:noProof/>
          <w:lang w:val="en-US"/>
        </w:rPr>
        <w:drawing>
          <wp:anchor distT="0" distB="0" distL="114300" distR="114300" simplePos="0" relativeHeight="251791360" behindDoc="0" locked="0" layoutInCell="1" allowOverlap="1" wp14:anchorId="36B76B80" wp14:editId="20354FDC">
            <wp:simplePos x="0" y="0"/>
            <wp:positionH relativeFrom="column">
              <wp:posOffset>-1905</wp:posOffset>
            </wp:positionH>
            <wp:positionV relativeFrom="paragraph">
              <wp:posOffset>260985</wp:posOffset>
            </wp:positionV>
            <wp:extent cx="3154680" cy="3451860"/>
            <wp:effectExtent l="0" t="0" r="762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54680" cy="3451860"/>
                    </a:xfrm>
                    <a:prstGeom prst="rect">
                      <a:avLst/>
                    </a:prstGeom>
                    <a:noFill/>
                    <a:ln>
                      <a:noFill/>
                    </a:ln>
                  </pic:spPr>
                </pic:pic>
              </a:graphicData>
            </a:graphic>
          </wp:anchor>
        </w:drawing>
      </w:r>
    </w:p>
    <w:p w14:paraId="6EF2FB1B" w14:textId="77777777" w:rsidR="00717022" w:rsidRPr="00717022" w:rsidRDefault="00717022" w:rsidP="00717022">
      <w:pPr>
        <w:rPr>
          <w:lang w:val="en-US"/>
        </w:rPr>
      </w:pPr>
    </w:p>
    <w:p w14:paraId="25AF9A21" w14:textId="219701F3" w:rsidR="007E0E57" w:rsidRDefault="007E0E57" w:rsidP="007E0E57">
      <w:pPr>
        <w:pStyle w:val="Heading3"/>
        <w:rPr>
          <w:lang w:val="en-US"/>
        </w:rPr>
      </w:pPr>
      <w:bookmarkStart w:id="221" w:name="_Toc74879954"/>
      <w:r>
        <w:rPr>
          <w:lang w:val="en-US"/>
        </w:rPr>
        <w:t>Model History</w:t>
      </w:r>
      <w:bookmarkEnd w:id="221"/>
    </w:p>
    <w:p w14:paraId="58FA6A18" w14:textId="4D5F8F80" w:rsidR="007E0E57" w:rsidRDefault="007E0E57" w:rsidP="007E0E57">
      <w:pPr>
        <w:rPr>
          <w:lang w:val="en-US"/>
        </w:rPr>
      </w:pPr>
      <w:r w:rsidRPr="00717022">
        <w:rPr>
          <w:lang w:val="en-US"/>
        </w:rPr>
        <w:t xml:space="preserve">Model </w:t>
      </w:r>
      <w:r>
        <w:rPr>
          <w:lang w:val="en-US"/>
        </w:rPr>
        <w:t>Tahapan History</w:t>
      </w:r>
      <w:r w:rsidRPr="00717022">
        <w:rPr>
          <w:lang w:val="en-US"/>
        </w:rPr>
        <w:t xml:space="preserve"> memiliki sebuah relasi One-to-</w:t>
      </w:r>
      <w:r>
        <w:rPr>
          <w:lang w:val="en-US"/>
        </w:rPr>
        <w:t>one</w:t>
      </w:r>
      <w:r w:rsidRPr="00717022">
        <w:rPr>
          <w:lang w:val="en-US"/>
        </w:rPr>
        <w:t>.</w:t>
      </w:r>
      <w:r w:rsidR="00EA3E3D">
        <w:rPr>
          <w:noProof/>
        </w:rPr>
        <mc:AlternateContent>
          <mc:Choice Requires="wps">
            <w:drawing>
              <wp:anchor distT="0" distB="0" distL="114300" distR="114300" simplePos="0" relativeHeight="251917312" behindDoc="0" locked="0" layoutInCell="1" allowOverlap="1" wp14:anchorId="661107C6" wp14:editId="53FD28FA">
                <wp:simplePos x="0" y="0"/>
                <wp:positionH relativeFrom="column">
                  <wp:posOffset>-1905</wp:posOffset>
                </wp:positionH>
                <wp:positionV relativeFrom="paragraph">
                  <wp:posOffset>3924300</wp:posOffset>
                </wp:positionV>
                <wp:extent cx="310515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5C23200E" w14:textId="69A779B2" w:rsidR="00EA3E3D" w:rsidRPr="00D4527C" w:rsidRDefault="00EA3E3D" w:rsidP="00EA3E3D">
                            <w:pPr>
                              <w:pStyle w:val="Caption"/>
                              <w:rPr>
                                <w:sz w:val="24"/>
                                <w:szCs w:val="24"/>
                                <w:lang w:val="en-US"/>
                              </w:rPr>
                            </w:pPr>
                            <w:bookmarkStart w:id="222" w:name="_Toc74879142"/>
                            <w:r>
                              <w:t xml:space="preserve">Gambar 4. </w:t>
                            </w:r>
                            <w:fldSimple w:instr=" SEQ Gambar_4. \* ARABIC ">
                              <w:r w:rsidR="002A2B00">
                                <w:rPr>
                                  <w:noProof/>
                                </w:rPr>
                                <w:t>17</w:t>
                              </w:r>
                            </w:fldSimple>
                            <w:r>
                              <w:rPr>
                                <w:lang w:val="en-US"/>
                              </w:rPr>
                              <w:t xml:space="preserve"> </w:t>
                            </w:r>
                            <w:r>
                              <w:rPr>
                                <w:i/>
                                <w:iCs w:val="0"/>
                                <w:lang w:val="en-US"/>
                              </w:rPr>
                              <w:t>Model History</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107C6" id="Text Box 145" o:spid="_x0000_s1063" type="#_x0000_t202" style="position:absolute;left:0;text-align:left;margin-left:-.15pt;margin-top:309pt;width:244.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" stroked="f">
                <v:textbox style="mso-fit-shape-to-text:t" inset="0,0,0,0">
                  <w:txbxContent>
                    <w:p w14:paraId="5C23200E" w14:textId="69A779B2" w:rsidR="00EA3E3D" w:rsidRPr="00D4527C" w:rsidRDefault="00EA3E3D" w:rsidP="00EA3E3D">
                      <w:pPr>
                        <w:pStyle w:val="Caption"/>
                        <w:rPr>
                          <w:sz w:val="24"/>
                          <w:szCs w:val="24"/>
                          <w:lang w:val="en-US"/>
                        </w:rPr>
                      </w:pPr>
                      <w:bookmarkStart w:id="223" w:name="_Toc74879142"/>
                      <w:r>
                        <w:t xml:space="preserve">Gambar 4. </w:t>
                      </w:r>
                      <w:fldSimple w:instr=" SEQ Gambar_4. \* ARABIC ">
                        <w:r w:rsidR="002A2B00">
                          <w:rPr>
                            <w:noProof/>
                          </w:rPr>
                          <w:t>17</w:t>
                        </w:r>
                      </w:fldSimple>
                      <w:r>
                        <w:rPr>
                          <w:lang w:val="en-US"/>
                        </w:rPr>
                        <w:t xml:space="preserve"> </w:t>
                      </w:r>
                      <w:r>
                        <w:rPr>
                          <w:i/>
                          <w:iCs w:val="0"/>
                          <w:lang w:val="en-US"/>
                        </w:rPr>
                        <w:t>Model History</w:t>
                      </w:r>
                      <w:bookmarkEnd w:id="223"/>
                    </w:p>
                  </w:txbxContent>
                </v:textbox>
                <w10:wrap type="topAndBottom"/>
              </v:shape>
            </w:pict>
          </mc:Fallback>
        </mc:AlternateContent>
      </w:r>
      <w:r>
        <w:rPr>
          <w:noProof/>
          <w:lang w:val="en-US"/>
        </w:rPr>
        <w:drawing>
          <wp:anchor distT="0" distB="0" distL="114300" distR="114300" simplePos="0" relativeHeight="251792384" behindDoc="0" locked="0" layoutInCell="1" allowOverlap="1" wp14:anchorId="068EB4A6" wp14:editId="40512944">
            <wp:simplePos x="0" y="0"/>
            <wp:positionH relativeFrom="column">
              <wp:posOffset>-1905</wp:posOffset>
            </wp:positionH>
            <wp:positionV relativeFrom="paragraph">
              <wp:posOffset>266700</wp:posOffset>
            </wp:positionV>
            <wp:extent cx="3105150" cy="36004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5150" cy="3600450"/>
                    </a:xfrm>
                    <a:prstGeom prst="rect">
                      <a:avLst/>
                    </a:prstGeom>
                    <a:noFill/>
                    <a:ln>
                      <a:noFill/>
                    </a:ln>
                  </pic:spPr>
                </pic:pic>
              </a:graphicData>
            </a:graphic>
          </wp:anchor>
        </w:drawing>
      </w:r>
    </w:p>
    <w:p w14:paraId="0407435B" w14:textId="77777777" w:rsidR="007E0E57" w:rsidRPr="007E0E57" w:rsidRDefault="007E0E57" w:rsidP="007E0E57">
      <w:pPr>
        <w:pStyle w:val="Heading2"/>
        <w:numPr>
          <w:ilvl w:val="0"/>
          <w:numId w:val="0"/>
        </w:numPr>
        <w:rPr>
          <w:i/>
          <w:iCs/>
          <w:lang w:val="en-US"/>
        </w:rPr>
      </w:pPr>
    </w:p>
    <w:p w14:paraId="00A7887F" w14:textId="3F4CE558" w:rsidR="002D2D47" w:rsidRDefault="002D2D47" w:rsidP="002D2D47">
      <w:pPr>
        <w:pStyle w:val="Heading2"/>
        <w:rPr>
          <w:i/>
          <w:iCs/>
          <w:lang w:val="en-US"/>
        </w:rPr>
      </w:pPr>
      <w:bookmarkStart w:id="224" w:name="_Toc74879955"/>
      <w:r w:rsidRPr="00E14E03">
        <w:t>Implementasi</w:t>
      </w:r>
      <w:r>
        <w:rPr>
          <w:lang w:val="en-US"/>
        </w:rPr>
        <w:t xml:space="preserve"> Antar Muka/ </w:t>
      </w:r>
      <w:r>
        <w:rPr>
          <w:i/>
          <w:iCs/>
          <w:lang w:val="en-US"/>
        </w:rPr>
        <w:t>User Interface</w:t>
      </w:r>
      <w:bookmarkEnd w:id="224"/>
    </w:p>
    <w:p w14:paraId="24CFAFA8" w14:textId="77777777" w:rsidR="002D2D47" w:rsidRPr="002D2D47" w:rsidRDefault="002D2D47" w:rsidP="002D2D47">
      <w:pPr>
        <w:ind w:firstLine="720"/>
        <w:rPr>
          <w:lang w:val="en-US"/>
        </w:rPr>
      </w:pPr>
      <w:r w:rsidRPr="002D2D47">
        <w:rPr>
          <w:lang w:val="en-US"/>
        </w:rPr>
        <w:t xml:space="preserve">Implementasi antar muka dilakukan dengan setiap tampilan program yang </w:t>
      </w:r>
    </w:p>
    <w:p w14:paraId="4E928856" w14:textId="77777777" w:rsidR="002D2D47" w:rsidRPr="00A84533" w:rsidRDefault="002D2D47" w:rsidP="002D2D47">
      <w:pPr>
        <w:rPr>
          <w:i/>
          <w:iCs/>
          <w:lang w:val="en-US"/>
        </w:rPr>
      </w:pPr>
      <w:r w:rsidRPr="002D2D47">
        <w:rPr>
          <w:lang w:val="en-US"/>
        </w:rPr>
        <w:t xml:space="preserve">dibangun. Berikut ini adalah implementasi antarmuka </w:t>
      </w:r>
      <w:r w:rsidRPr="00A84533">
        <w:rPr>
          <w:i/>
          <w:iCs/>
          <w:lang w:val="en-US"/>
        </w:rPr>
        <w:t xml:space="preserve">Learning Management </w:t>
      </w:r>
    </w:p>
    <w:p w14:paraId="6668584F" w14:textId="61D32EE2" w:rsidR="002D2D47" w:rsidRDefault="002D2D47" w:rsidP="002D2D47">
      <w:pPr>
        <w:rPr>
          <w:lang w:val="en-US"/>
        </w:rPr>
      </w:pPr>
      <w:r w:rsidRPr="00A84533">
        <w:rPr>
          <w:i/>
          <w:iCs/>
          <w:lang w:val="en-US"/>
        </w:rPr>
        <w:t>System</w:t>
      </w:r>
      <w:r w:rsidRPr="002D2D47">
        <w:rPr>
          <w:lang w:val="en-US"/>
        </w:rPr>
        <w:t xml:space="preserve"> yang dibuat.</w:t>
      </w:r>
    </w:p>
    <w:p w14:paraId="7DBA7B59" w14:textId="77777777" w:rsidR="0028422E" w:rsidRPr="002D2D47" w:rsidRDefault="0028422E" w:rsidP="002D2D47">
      <w:pPr>
        <w:rPr>
          <w:lang w:val="en-US"/>
        </w:rPr>
      </w:pPr>
    </w:p>
    <w:p w14:paraId="4647CA69" w14:textId="02B74660" w:rsidR="002D2D47" w:rsidRDefault="002D2D47" w:rsidP="002D2D47">
      <w:pPr>
        <w:pStyle w:val="Heading3"/>
        <w:rPr>
          <w:i/>
          <w:iCs/>
          <w:lang w:val="en-US"/>
        </w:rPr>
      </w:pPr>
      <w:bookmarkStart w:id="225" w:name="_Toc74879956"/>
      <w:r>
        <w:rPr>
          <w:lang w:val="en-US"/>
        </w:rPr>
        <w:t xml:space="preserve">Halaman </w:t>
      </w:r>
      <w:r>
        <w:rPr>
          <w:i/>
          <w:iCs/>
          <w:lang w:val="en-US"/>
        </w:rPr>
        <w:t>Login</w:t>
      </w:r>
      <w:bookmarkEnd w:id="225"/>
    </w:p>
    <w:p w14:paraId="5033520E" w14:textId="77777777" w:rsidR="002D2D47" w:rsidRPr="002D2D47" w:rsidRDefault="002D2D47" w:rsidP="002D2D47">
      <w:pPr>
        <w:ind w:firstLine="720"/>
        <w:rPr>
          <w:lang w:val="en-US"/>
        </w:rPr>
      </w:pPr>
      <w:r w:rsidRPr="002D2D47">
        <w:rPr>
          <w:lang w:val="en-US"/>
        </w:rPr>
        <w:t xml:space="preserve">Halaman login adalah halaman awal yang ditampilkan pada saat membuka </w:t>
      </w:r>
    </w:p>
    <w:p w14:paraId="5BDFC76A" w14:textId="1804545A" w:rsidR="002D2D47" w:rsidRPr="002D2D47" w:rsidRDefault="002D2D47" w:rsidP="002D2D47">
      <w:pPr>
        <w:rPr>
          <w:lang w:val="en-US"/>
        </w:rPr>
      </w:pPr>
      <w:r w:rsidRPr="002D2D47">
        <w:rPr>
          <w:lang w:val="en-US"/>
        </w:rPr>
        <w:t xml:space="preserve">aplikasi web </w:t>
      </w:r>
      <w:r>
        <w:rPr>
          <w:lang w:val="en-US"/>
        </w:rPr>
        <w:t>Analisis dan Perancangan Sistem</w:t>
      </w:r>
      <w:r w:rsidRPr="002D2D47">
        <w:rPr>
          <w:lang w:val="en-US"/>
        </w:rPr>
        <w:t xml:space="preserve">. Halaman ini berfungsi semua user </w:t>
      </w:r>
    </w:p>
    <w:p w14:paraId="32F20FAA" w14:textId="77777777" w:rsidR="002D2D47" w:rsidRPr="002D2D47" w:rsidRDefault="002D2D47" w:rsidP="002D2D47">
      <w:pPr>
        <w:rPr>
          <w:lang w:val="en-US"/>
        </w:rPr>
      </w:pPr>
      <w:r w:rsidRPr="002D2D47">
        <w:rPr>
          <w:lang w:val="en-US"/>
        </w:rPr>
        <w:t xml:space="preserve">yang ingin masuk kedalam aplikasi web ini. Ketika tombol “Login” di-klik oleh </w:t>
      </w:r>
    </w:p>
    <w:p w14:paraId="0B4FC4A7" w14:textId="0420EABE" w:rsidR="002D2D47" w:rsidRPr="002D2D47" w:rsidRDefault="002D2D47" w:rsidP="002D2D47">
      <w:pPr>
        <w:rPr>
          <w:lang w:val="en-US"/>
        </w:rPr>
      </w:pPr>
      <w:r w:rsidRPr="002D2D47">
        <w:rPr>
          <w:lang w:val="en-US"/>
        </w:rPr>
        <w:t xml:space="preserve">user maka sistem akan mencek status dari user berdasarkan </w:t>
      </w:r>
      <w:r>
        <w:rPr>
          <w:lang w:val="en-US"/>
        </w:rPr>
        <w:t>role</w:t>
      </w:r>
      <w:r w:rsidRPr="002D2D47">
        <w:rPr>
          <w:lang w:val="en-US"/>
        </w:rPr>
        <w:t xml:space="preserve"> terdaftar. Jika </w:t>
      </w:r>
    </w:p>
    <w:p w14:paraId="0E37F09F" w14:textId="0FBA2DCA" w:rsidR="00D156C2" w:rsidRPr="002D2D47" w:rsidRDefault="002D2D47" w:rsidP="00D156C2">
      <w:pPr>
        <w:rPr>
          <w:lang w:val="en-US"/>
        </w:rPr>
      </w:pPr>
      <w:r>
        <w:rPr>
          <w:lang w:val="en-US"/>
        </w:rPr>
        <w:t>SuperA</w:t>
      </w:r>
      <w:r w:rsidRPr="002D2D47">
        <w:rPr>
          <w:lang w:val="en-US"/>
        </w:rPr>
        <w:t xml:space="preserve">dmin, maka akan menampilkan halaman </w:t>
      </w:r>
      <w:r w:rsidRPr="00A84533">
        <w:rPr>
          <w:i/>
          <w:iCs/>
          <w:lang w:val="en-US"/>
        </w:rPr>
        <w:t>dashboard</w:t>
      </w:r>
      <w:r w:rsidR="00836256" w:rsidRPr="00A84533">
        <w:rPr>
          <w:i/>
          <w:iCs/>
          <w:lang w:val="en-US"/>
        </w:rPr>
        <w:t>, Data Master, Companies, Progress, Lead, Deal, Cancel, History</w:t>
      </w:r>
      <w:r w:rsidRPr="002D2D47">
        <w:rPr>
          <w:lang w:val="en-US"/>
        </w:rPr>
        <w:t xml:space="preserve">. Jika </w:t>
      </w:r>
      <w:r w:rsidR="00D156C2">
        <w:rPr>
          <w:lang w:val="en-US"/>
        </w:rPr>
        <w:t>UserMarketing</w:t>
      </w:r>
    </w:p>
    <w:p w14:paraId="4C137896" w14:textId="7AAEDFC4" w:rsidR="002D2D47" w:rsidRDefault="00EA3E3D" w:rsidP="00D156C2">
      <w:pPr>
        <w:rPr>
          <w:lang w:val="en-US"/>
        </w:rPr>
      </w:pPr>
      <w:r>
        <w:rPr>
          <w:noProof/>
        </w:rPr>
        <w:lastRenderedPageBreak/>
        <mc:AlternateContent>
          <mc:Choice Requires="wps">
            <w:drawing>
              <wp:anchor distT="0" distB="0" distL="114300" distR="114300" simplePos="0" relativeHeight="251919360" behindDoc="0" locked="0" layoutInCell="1" allowOverlap="1" wp14:anchorId="21CB6C39" wp14:editId="37DE5359">
                <wp:simplePos x="0" y="0"/>
                <wp:positionH relativeFrom="column">
                  <wp:posOffset>640080</wp:posOffset>
                </wp:positionH>
                <wp:positionV relativeFrom="paragraph">
                  <wp:posOffset>2699385</wp:posOffset>
                </wp:positionV>
                <wp:extent cx="320040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D165454" w14:textId="455A18FE" w:rsidR="00EA3E3D" w:rsidRPr="0061126F" w:rsidRDefault="00EA3E3D" w:rsidP="00EA3E3D">
                            <w:pPr>
                              <w:pStyle w:val="Caption"/>
                              <w:rPr>
                                <w:noProof/>
                                <w:sz w:val="24"/>
                                <w:szCs w:val="24"/>
                                <w:lang w:val="en-US"/>
                              </w:rPr>
                            </w:pPr>
                            <w:bookmarkStart w:id="226" w:name="_Toc74879143"/>
                            <w:r>
                              <w:t xml:space="preserve">Gambar 4. </w:t>
                            </w:r>
                            <w:fldSimple w:instr=" SEQ Gambar_4. \* ARABIC ">
                              <w:r w:rsidR="002A2B00">
                                <w:rPr>
                                  <w:noProof/>
                                </w:rPr>
                                <w:t>18</w:t>
                              </w:r>
                            </w:fldSimple>
                            <w:r>
                              <w:rPr>
                                <w:lang w:val="en-US"/>
                              </w:rPr>
                              <w:t xml:space="preserve"> Halaman </w:t>
                            </w:r>
                            <w:r>
                              <w:rPr>
                                <w:i/>
                                <w:iCs w:val="0"/>
                                <w:lang w:val="en-US"/>
                              </w:rPr>
                              <w:t>Login</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B6C39" id="Text Box 146" o:spid="_x0000_s1064" type="#_x0000_t202" style="position:absolute;left:0;text-align:left;margin-left:50.4pt;margin-top:212.55pt;width:252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bPLwIAAGk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" stroked="f">
                <v:textbox style="mso-fit-shape-to-text:t" inset="0,0,0,0">
                  <w:txbxContent>
                    <w:p w14:paraId="5D165454" w14:textId="455A18FE" w:rsidR="00EA3E3D" w:rsidRPr="0061126F" w:rsidRDefault="00EA3E3D" w:rsidP="00EA3E3D">
                      <w:pPr>
                        <w:pStyle w:val="Caption"/>
                        <w:rPr>
                          <w:noProof/>
                          <w:sz w:val="24"/>
                          <w:szCs w:val="24"/>
                          <w:lang w:val="en-US"/>
                        </w:rPr>
                      </w:pPr>
                      <w:bookmarkStart w:id="227" w:name="_Toc74879143"/>
                      <w:r>
                        <w:t xml:space="preserve">Gambar 4. </w:t>
                      </w:r>
                      <w:fldSimple w:instr=" SEQ Gambar_4. \* ARABIC ">
                        <w:r w:rsidR="002A2B00">
                          <w:rPr>
                            <w:noProof/>
                          </w:rPr>
                          <w:t>18</w:t>
                        </w:r>
                      </w:fldSimple>
                      <w:r>
                        <w:rPr>
                          <w:lang w:val="en-US"/>
                        </w:rPr>
                        <w:t xml:space="preserve"> Halaman </w:t>
                      </w:r>
                      <w:r>
                        <w:rPr>
                          <w:i/>
                          <w:iCs w:val="0"/>
                          <w:lang w:val="en-US"/>
                        </w:rPr>
                        <w:t>Login</w:t>
                      </w:r>
                      <w:bookmarkEnd w:id="227"/>
                    </w:p>
                  </w:txbxContent>
                </v:textbox>
                <w10:wrap type="topAndBottom"/>
              </v:shape>
            </w:pict>
          </mc:Fallback>
        </mc:AlternateContent>
      </w:r>
      <w:r w:rsidR="007C26A3">
        <w:rPr>
          <w:noProof/>
          <w:lang w:val="en-US"/>
        </w:rPr>
        <w:drawing>
          <wp:anchor distT="0" distB="0" distL="114300" distR="114300" simplePos="0" relativeHeight="251766784" behindDoc="0" locked="0" layoutInCell="1" allowOverlap="1" wp14:anchorId="46861D19" wp14:editId="7C1879E9">
            <wp:simplePos x="0" y="0"/>
            <wp:positionH relativeFrom="column">
              <wp:posOffset>640080</wp:posOffset>
            </wp:positionH>
            <wp:positionV relativeFrom="paragraph">
              <wp:posOffset>859155</wp:posOffset>
            </wp:positionV>
            <wp:extent cx="3200400" cy="178308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00400" cy="1783080"/>
                    </a:xfrm>
                    <a:prstGeom prst="rect">
                      <a:avLst/>
                    </a:prstGeom>
                    <a:noFill/>
                    <a:ln>
                      <a:noFill/>
                    </a:ln>
                  </pic:spPr>
                </pic:pic>
              </a:graphicData>
            </a:graphic>
          </wp:anchor>
        </w:drawing>
      </w:r>
      <w:r w:rsidR="002D2D47" w:rsidRPr="002D2D47">
        <w:rPr>
          <w:lang w:val="en-US"/>
        </w:rPr>
        <w:t xml:space="preserve">, maka akan menampilkan </w:t>
      </w:r>
      <w:r w:rsidR="002D2D47" w:rsidRPr="00A84533">
        <w:rPr>
          <w:lang w:val="en-US"/>
        </w:rPr>
        <w:t>halaman</w:t>
      </w:r>
      <w:r w:rsidR="002D2D47" w:rsidRPr="00A84533">
        <w:rPr>
          <w:i/>
          <w:iCs/>
          <w:lang w:val="en-US"/>
        </w:rPr>
        <w:t xml:space="preserve"> </w:t>
      </w:r>
      <w:r w:rsidR="00D156C2" w:rsidRPr="00A84533">
        <w:rPr>
          <w:i/>
          <w:iCs/>
          <w:lang w:val="en-US"/>
        </w:rPr>
        <w:t>Dashboard, Companies, Progress, Lead, Deal, Cancel, History</w:t>
      </w:r>
      <w:r w:rsidR="002D2D47" w:rsidRPr="002D2D47">
        <w:rPr>
          <w:lang w:val="en-US"/>
        </w:rPr>
        <w:t xml:space="preserve">. Jika </w:t>
      </w:r>
      <w:r w:rsidR="00D156C2">
        <w:rPr>
          <w:lang w:val="en-US"/>
        </w:rPr>
        <w:t xml:space="preserve">status </w:t>
      </w:r>
      <w:r w:rsidR="00D156C2" w:rsidRPr="00A84533">
        <w:rPr>
          <w:i/>
          <w:iCs/>
          <w:lang w:val="en-US"/>
        </w:rPr>
        <w:t>user</w:t>
      </w:r>
      <w:r w:rsidR="00D156C2">
        <w:rPr>
          <w:lang w:val="en-US"/>
        </w:rPr>
        <w:t xml:space="preserve"> tidak ada maka </w:t>
      </w:r>
      <w:r w:rsidR="00D156C2" w:rsidRPr="00A84533">
        <w:rPr>
          <w:i/>
          <w:iCs/>
          <w:lang w:val="en-US"/>
        </w:rPr>
        <w:t>user</w:t>
      </w:r>
      <w:r w:rsidR="00D156C2">
        <w:rPr>
          <w:lang w:val="en-US"/>
        </w:rPr>
        <w:t xml:space="preserve"> tidak akan bisa masuk ke dalam halaman web.</w:t>
      </w:r>
    </w:p>
    <w:p w14:paraId="5D92F3F6" w14:textId="77777777" w:rsidR="007C26A3" w:rsidRDefault="007C26A3" w:rsidP="00D156C2">
      <w:pPr>
        <w:rPr>
          <w:lang w:val="en-US"/>
        </w:rPr>
      </w:pPr>
    </w:p>
    <w:p w14:paraId="384DD30F" w14:textId="2CEA71C1" w:rsidR="00D156C2" w:rsidRDefault="00D156C2" w:rsidP="00D156C2">
      <w:pPr>
        <w:pStyle w:val="Heading3"/>
        <w:rPr>
          <w:lang w:val="en-US"/>
        </w:rPr>
      </w:pPr>
      <w:bookmarkStart w:id="228" w:name="_Toc74879957"/>
      <w:r>
        <w:rPr>
          <w:lang w:val="en-US"/>
        </w:rPr>
        <w:t xml:space="preserve">Halaman </w:t>
      </w:r>
      <w:r>
        <w:rPr>
          <w:i/>
          <w:iCs/>
          <w:lang w:val="en-US"/>
        </w:rPr>
        <w:t>Dashboard</w:t>
      </w:r>
      <w:r w:rsidR="00B0590A">
        <w:rPr>
          <w:i/>
          <w:iCs/>
          <w:lang w:val="en-US"/>
        </w:rPr>
        <w:t xml:space="preserve"> </w:t>
      </w:r>
      <w:r w:rsidR="00B0590A">
        <w:rPr>
          <w:lang w:val="en-US"/>
        </w:rPr>
        <w:t>SuperAdmin &amp; UserMarketing</w:t>
      </w:r>
      <w:bookmarkEnd w:id="228"/>
    </w:p>
    <w:p w14:paraId="391AD460" w14:textId="7457335B" w:rsidR="00B0590A" w:rsidRDefault="00EA3E3D" w:rsidP="00FE0896">
      <w:pPr>
        <w:ind w:firstLine="720"/>
        <w:rPr>
          <w:lang w:val="en-US"/>
        </w:rPr>
      </w:pPr>
      <w:r>
        <w:rPr>
          <w:noProof/>
        </w:rPr>
        <mc:AlternateContent>
          <mc:Choice Requires="wps">
            <w:drawing>
              <wp:anchor distT="0" distB="0" distL="114300" distR="114300" simplePos="0" relativeHeight="251921408" behindDoc="0" locked="0" layoutInCell="1" allowOverlap="1" wp14:anchorId="505A162E" wp14:editId="45BC9DB5">
                <wp:simplePos x="0" y="0"/>
                <wp:positionH relativeFrom="column">
                  <wp:posOffset>10795</wp:posOffset>
                </wp:positionH>
                <wp:positionV relativeFrom="paragraph">
                  <wp:posOffset>3674745</wp:posOffset>
                </wp:positionV>
                <wp:extent cx="5029200" cy="635"/>
                <wp:effectExtent l="0" t="0" r="0" b="0"/>
                <wp:wrapTopAndBottom/>
                <wp:docPr id="147" name="Text Box 14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4D7E01F5" w14:textId="6643C259" w:rsidR="00EA3E3D" w:rsidRPr="00770DB8" w:rsidRDefault="00EA3E3D" w:rsidP="00EA3E3D">
                            <w:pPr>
                              <w:pStyle w:val="Caption"/>
                              <w:rPr>
                                <w:noProof/>
                                <w:sz w:val="24"/>
                                <w:szCs w:val="24"/>
                                <w:lang w:val="en-US"/>
                              </w:rPr>
                            </w:pPr>
                            <w:bookmarkStart w:id="229" w:name="_Toc74879144"/>
                            <w:r>
                              <w:t xml:space="preserve">Gambar 4. </w:t>
                            </w:r>
                            <w:fldSimple w:instr=" SEQ Gambar_4. \* ARABIC ">
                              <w:r w:rsidR="002A2B00">
                                <w:rPr>
                                  <w:noProof/>
                                </w:rPr>
                                <w:t>19</w:t>
                              </w:r>
                            </w:fldSimple>
                            <w:r>
                              <w:rPr>
                                <w:lang w:val="en-US"/>
                              </w:rPr>
                              <w:t xml:space="preserve"> Halaman </w:t>
                            </w:r>
                            <w:r>
                              <w:rPr>
                                <w:i/>
                                <w:iCs w:val="0"/>
                                <w:lang w:val="en-US"/>
                              </w:rPr>
                              <w:t>Dashboard</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162E" id="Text Box 147" o:spid="_x0000_s1065" type="#_x0000_t202" style="position:absolute;left:0;text-align:left;margin-left:.85pt;margin-top:289.35pt;width:396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mR8MAIAAGkEAAAOAAAAZHJzL2Uyb0RvYy54bWysVMFu2zAMvQ/YPwi6L07StW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" stroked="f">
                <v:textbox style="mso-fit-shape-to-text:t" inset="0,0,0,0">
                  <w:txbxContent>
                    <w:p w14:paraId="4D7E01F5" w14:textId="6643C259" w:rsidR="00EA3E3D" w:rsidRPr="00770DB8" w:rsidRDefault="00EA3E3D" w:rsidP="00EA3E3D">
                      <w:pPr>
                        <w:pStyle w:val="Caption"/>
                        <w:rPr>
                          <w:noProof/>
                          <w:sz w:val="24"/>
                          <w:szCs w:val="24"/>
                          <w:lang w:val="en-US"/>
                        </w:rPr>
                      </w:pPr>
                      <w:bookmarkStart w:id="230" w:name="_Toc74879144"/>
                      <w:r>
                        <w:t xml:space="preserve">Gambar 4. </w:t>
                      </w:r>
                      <w:fldSimple w:instr=" SEQ Gambar_4. \* ARABIC ">
                        <w:r w:rsidR="002A2B00">
                          <w:rPr>
                            <w:noProof/>
                          </w:rPr>
                          <w:t>19</w:t>
                        </w:r>
                      </w:fldSimple>
                      <w:r>
                        <w:rPr>
                          <w:lang w:val="en-US"/>
                        </w:rPr>
                        <w:t xml:space="preserve"> Halaman </w:t>
                      </w:r>
                      <w:r>
                        <w:rPr>
                          <w:i/>
                          <w:iCs w:val="0"/>
                          <w:lang w:val="en-US"/>
                        </w:rPr>
                        <w:t>Dashboard</w:t>
                      </w:r>
                      <w:bookmarkEnd w:id="230"/>
                    </w:p>
                  </w:txbxContent>
                </v:textbox>
                <w10:wrap type="topAndBottom"/>
              </v:shape>
            </w:pict>
          </mc:Fallback>
        </mc:AlternateContent>
      </w:r>
      <w:r w:rsidR="00E0397B">
        <w:rPr>
          <w:noProof/>
          <w:lang w:val="en-US"/>
        </w:rPr>
        <w:drawing>
          <wp:anchor distT="0" distB="0" distL="114300" distR="114300" simplePos="0" relativeHeight="251767808" behindDoc="0" locked="0" layoutInCell="1" allowOverlap="1" wp14:anchorId="50F3F510" wp14:editId="16F10B7D">
            <wp:simplePos x="0" y="0"/>
            <wp:positionH relativeFrom="margin">
              <wp:align>right</wp:align>
            </wp:positionH>
            <wp:positionV relativeFrom="paragraph">
              <wp:posOffset>1636395</wp:posOffset>
            </wp:positionV>
            <wp:extent cx="5029200" cy="19812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029200" cy="1981200"/>
                    </a:xfrm>
                    <a:prstGeom prst="rect">
                      <a:avLst/>
                    </a:prstGeom>
                    <a:noFill/>
                    <a:ln>
                      <a:noFill/>
                    </a:ln>
                  </pic:spPr>
                </pic:pic>
              </a:graphicData>
            </a:graphic>
          </wp:anchor>
        </w:drawing>
      </w:r>
      <w:r w:rsidR="00B0590A">
        <w:rPr>
          <w:lang w:val="en-US"/>
        </w:rPr>
        <w:t xml:space="preserve">Pada halaman </w:t>
      </w:r>
      <w:r w:rsidR="003A1070">
        <w:rPr>
          <w:i/>
          <w:iCs/>
          <w:lang w:val="en-US"/>
        </w:rPr>
        <w:t>DASHBOARD</w:t>
      </w:r>
      <w:r w:rsidR="00FE0896">
        <w:rPr>
          <w:i/>
          <w:iCs/>
          <w:lang w:val="en-US"/>
        </w:rPr>
        <w:t xml:space="preserve"> </w:t>
      </w:r>
      <w:r w:rsidR="00FE0896">
        <w:rPr>
          <w:lang w:val="en-US"/>
        </w:rPr>
        <w:t xml:space="preserve">ini, ditampilkan menu barchart untuk melihat perkembangan atau analisis sistem yang masuk dalam aplikasi ini dan table barchart ini bisa didownload pada bulan yang diinginkan. Dalam dashboard juga ada menu-menu untuk menuju halaman menu </w:t>
      </w:r>
      <w:r w:rsidR="00FE0896" w:rsidRPr="00A84533">
        <w:rPr>
          <w:i/>
          <w:iCs/>
          <w:lang w:val="en-US"/>
        </w:rPr>
        <w:t>DEAL, PROGRESS, LEAD, CANCEL</w:t>
      </w:r>
      <w:r w:rsidR="00FE0896">
        <w:rPr>
          <w:lang w:val="en-US"/>
        </w:rPr>
        <w:t xml:space="preserve"> tidak hanya untuk pindah halaman, menu ini untuk melihat berapa sekolah yang masuk dalam aplikasi ini.</w:t>
      </w:r>
    </w:p>
    <w:p w14:paraId="204457D6" w14:textId="19322710" w:rsidR="007C26A3" w:rsidRDefault="007C26A3" w:rsidP="00FE0896">
      <w:pPr>
        <w:ind w:firstLine="720"/>
        <w:rPr>
          <w:lang w:val="en-US"/>
        </w:rPr>
      </w:pPr>
    </w:p>
    <w:p w14:paraId="5E431F40" w14:textId="0ED054B9" w:rsidR="002C3F6C" w:rsidRDefault="002C3F6C" w:rsidP="002C3F6C">
      <w:pPr>
        <w:pStyle w:val="Heading3"/>
        <w:rPr>
          <w:lang w:val="en-US"/>
        </w:rPr>
      </w:pPr>
      <w:bookmarkStart w:id="231" w:name="_Toc74879958"/>
      <w:r>
        <w:rPr>
          <w:lang w:val="en-US"/>
        </w:rPr>
        <w:lastRenderedPageBreak/>
        <w:t xml:space="preserve">Halaman </w:t>
      </w:r>
      <w:r w:rsidR="00EF090B">
        <w:rPr>
          <w:i/>
          <w:iCs/>
          <w:lang w:val="en-US"/>
        </w:rPr>
        <w:t>Data User</w:t>
      </w:r>
      <w:r>
        <w:rPr>
          <w:i/>
          <w:iCs/>
          <w:lang w:val="en-US"/>
        </w:rPr>
        <w:t xml:space="preserve"> </w:t>
      </w:r>
      <w:r>
        <w:rPr>
          <w:lang w:val="en-US"/>
        </w:rPr>
        <w:t>SuperAdmin</w:t>
      </w:r>
      <w:bookmarkEnd w:id="231"/>
    </w:p>
    <w:p w14:paraId="415E6B31" w14:textId="37502F08" w:rsidR="002C3F6C" w:rsidRPr="00FE0896" w:rsidRDefault="00EA3E3D" w:rsidP="00762B2C">
      <w:pPr>
        <w:ind w:firstLine="720"/>
        <w:rPr>
          <w:lang w:val="en-US"/>
        </w:rPr>
      </w:pPr>
      <w:r>
        <w:rPr>
          <w:noProof/>
        </w:rPr>
        <mc:AlternateContent>
          <mc:Choice Requires="wps">
            <w:drawing>
              <wp:anchor distT="0" distB="0" distL="114300" distR="114300" simplePos="0" relativeHeight="251923456" behindDoc="0" locked="0" layoutInCell="1" allowOverlap="1" wp14:anchorId="1A290B71" wp14:editId="42C915A2">
                <wp:simplePos x="0" y="0"/>
                <wp:positionH relativeFrom="column">
                  <wp:posOffset>0</wp:posOffset>
                </wp:positionH>
                <wp:positionV relativeFrom="paragraph">
                  <wp:posOffset>2581910</wp:posOffset>
                </wp:positionV>
                <wp:extent cx="5029200" cy="635"/>
                <wp:effectExtent l="0" t="0" r="0" b="0"/>
                <wp:wrapTopAndBottom/>
                <wp:docPr id="148" name="Text Box 14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FE06B55" w14:textId="09CE046B" w:rsidR="00EA3E3D" w:rsidRPr="00835012" w:rsidRDefault="00EA3E3D" w:rsidP="00EA3E3D">
                            <w:pPr>
                              <w:pStyle w:val="Caption"/>
                              <w:rPr>
                                <w:noProof/>
                                <w:sz w:val="24"/>
                                <w:szCs w:val="24"/>
                                <w:lang w:val="en-US"/>
                              </w:rPr>
                            </w:pPr>
                            <w:bookmarkStart w:id="232" w:name="_Toc74879145"/>
                            <w:r>
                              <w:t xml:space="preserve">Gambar 4. </w:t>
                            </w:r>
                            <w:fldSimple w:instr=" SEQ Gambar_4. \* ARABIC ">
                              <w:r w:rsidR="002A2B00">
                                <w:rPr>
                                  <w:noProof/>
                                </w:rPr>
                                <w:t>20</w:t>
                              </w:r>
                            </w:fldSimple>
                            <w:r>
                              <w:rPr>
                                <w:lang w:val="en-US"/>
                              </w:rPr>
                              <w:t xml:space="preserve"> Halaman Data User</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90B71" id="Text Box 148" o:spid="_x0000_s1066" type="#_x0000_t202" style="position:absolute;left:0;text-align:left;margin-left:0;margin-top:203.3pt;width:396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" stroked="f">
                <v:textbox style="mso-fit-shape-to-text:t" inset="0,0,0,0">
                  <w:txbxContent>
                    <w:p w14:paraId="0FE06B55" w14:textId="09CE046B" w:rsidR="00EA3E3D" w:rsidRPr="00835012" w:rsidRDefault="00EA3E3D" w:rsidP="00EA3E3D">
                      <w:pPr>
                        <w:pStyle w:val="Caption"/>
                        <w:rPr>
                          <w:noProof/>
                          <w:sz w:val="24"/>
                          <w:szCs w:val="24"/>
                          <w:lang w:val="en-US"/>
                        </w:rPr>
                      </w:pPr>
                      <w:bookmarkStart w:id="233" w:name="_Toc74879145"/>
                      <w:r>
                        <w:t xml:space="preserve">Gambar 4. </w:t>
                      </w:r>
                      <w:fldSimple w:instr=" SEQ Gambar_4. \* ARABIC ">
                        <w:r w:rsidR="002A2B00">
                          <w:rPr>
                            <w:noProof/>
                          </w:rPr>
                          <w:t>20</w:t>
                        </w:r>
                      </w:fldSimple>
                      <w:r>
                        <w:rPr>
                          <w:lang w:val="en-US"/>
                        </w:rPr>
                        <w:t xml:space="preserve"> Halaman Data User</w:t>
                      </w:r>
                      <w:bookmarkEnd w:id="233"/>
                    </w:p>
                  </w:txbxContent>
                </v:textbox>
                <w10:wrap type="topAndBottom"/>
              </v:shape>
            </w:pict>
          </mc:Fallback>
        </mc:AlternateContent>
      </w:r>
      <w:r w:rsidR="00762B2C">
        <w:rPr>
          <w:noProof/>
          <w:lang w:val="en-US"/>
        </w:rPr>
        <w:drawing>
          <wp:anchor distT="0" distB="0" distL="114300" distR="114300" simplePos="0" relativeHeight="251754496" behindDoc="0" locked="0" layoutInCell="1" allowOverlap="1" wp14:anchorId="699B47B2" wp14:editId="5DF06324">
            <wp:simplePos x="0" y="0"/>
            <wp:positionH relativeFrom="margin">
              <wp:align>left</wp:align>
            </wp:positionH>
            <wp:positionV relativeFrom="paragraph">
              <wp:posOffset>795020</wp:posOffset>
            </wp:positionV>
            <wp:extent cx="5029200" cy="172974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029200" cy="1729740"/>
                    </a:xfrm>
                    <a:prstGeom prst="rect">
                      <a:avLst/>
                    </a:prstGeom>
                    <a:noFill/>
                    <a:ln>
                      <a:noFill/>
                    </a:ln>
                  </pic:spPr>
                </pic:pic>
              </a:graphicData>
            </a:graphic>
          </wp:anchor>
        </w:drawing>
      </w:r>
      <w:r w:rsidR="002C3F6C">
        <w:rPr>
          <w:lang w:val="en-US"/>
        </w:rPr>
        <w:t>Pada halaman DATA USER, ditampilkan data-data user pengguna web ini</w:t>
      </w:r>
      <w:r w:rsidR="00762B2C">
        <w:rPr>
          <w:lang w:val="en-US"/>
        </w:rPr>
        <w:t xml:space="preserve"> dan menampilan menu HAPUS DATA / EDIT DATA jika SuperAdmin ingin meng</w:t>
      </w:r>
      <w:r w:rsidR="000F604E">
        <w:rPr>
          <w:lang w:val="en-US"/>
        </w:rPr>
        <w:t>e</w:t>
      </w:r>
      <w:r w:rsidR="00762B2C">
        <w:rPr>
          <w:lang w:val="en-US"/>
        </w:rPr>
        <w:t>dit data.</w:t>
      </w:r>
    </w:p>
    <w:p w14:paraId="11E088C2" w14:textId="56D1A6B7" w:rsidR="004E04B6" w:rsidRDefault="004E04B6" w:rsidP="004E04B6">
      <w:pPr>
        <w:rPr>
          <w:lang w:val="en-US"/>
        </w:rPr>
      </w:pPr>
    </w:p>
    <w:p w14:paraId="20B9E4CB" w14:textId="1C883683" w:rsidR="00CC1667" w:rsidRDefault="00EA3E3D" w:rsidP="00CC1667">
      <w:pPr>
        <w:ind w:firstLine="720"/>
        <w:rPr>
          <w:lang w:val="en-US"/>
        </w:rPr>
      </w:pPr>
      <w:r>
        <w:rPr>
          <w:noProof/>
        </w:rPr>
        <mc:AlternateContent>
          <mc:Choice Requires="wps">
            <w:drawing>
              <wp:anchor distT="0" distB="0" distL="114300" distR="114300" simplePos="0" relativeHeight="251925504" behindDoc="0" locked="0" layoutInCell="1" allowOverlap="1" wp14:anchorId="30A00127" wp14:editId="0E73BFF4">
                <wp:simplePos x="0" y="0"/>
                <wp:positionH relativeFrom="column">
                  <wp:posOffset>51435</wp:posOffset>
                </wp:positionH>
                <wp:positionV relativeFrom="paragraph">
                  <wp:posOffset>2592070</wp:posOffset>
                </wp:positionV>
                <wp:extent cx="5036820"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48BF8187" w14:textId="6060C1A2" w:rsidR="00EA3E3D" w:rsidRPr="00A53C94" w:rsidRDefault="00EA3E3D" w:rsidP="00EA3E3D">
                            <w:pPr>
                              <w:pStyle w:val="Caption"/>
                              <w:rPr>
                                <w:noProof/>
                                <w:sz w:val="24"/>
                                <w:szCs w:val="24"/>
                                <w:lang w:val="en-US"/>
                              </w:rPr>
                            </w:pPr>
                            <w:bookmarkStart w:id="234" w:name="_Toc74879146"/>
                            <w:r>
                              <w:t xml:space="preserve">Gambar 4. </w:t>
                            </w:r>
                            <w:fldSimple w:instr=" SEQ Gambar_4. \* ARABIC ">
                              <w:r w:rsidR="002A2B00">
                                <w:rPr>
                                  <w:noProof/>
                                </w:rPr>
                                <w:t>21</w:t>
                              </w:r>
                            </w:fldSimple>
                            <w:r>
                              <w:rPr>
                                <w:lang w:val="en-US"/>
                              </w:rPr>
                              <w:t xml:space="preserve"> Halaman Tambah Data User</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0127" id="Text Box 149" o:spid="_x0000_s1067" type="#_x0000_t202" style="position:absolute;left:0;text-align:left;margin-left:4.05pt;margin-top:204.1pt;width:396.6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" stroked="f">
                <v:textbox style="mso-fit-shape-to-text:t" inset="0,0,0,0">
                  <w:txbxContent>
                    <w:p w14:paraId="48BF8187" w14:textId="6060C1A2" w:rsidR="00EA3E3D" w:rsidRPr="00A53C94" w:rsidRDefault="00EA3E3D" w:rsidP="00EA3E3D">
                      <w:pPr>
                        <w:pStyle w:val="Caption"/>
                        <w:rPr>
                          <w:noProof/>
                          <w:sz w:val="24"/>
                          <w:szCs w:val="24"/>
                          <w:lang w:val="en-US"/>
                        </w:rPr>
                      </w:pPr>
                      <w:bookmarkStart w:id="235" w:name="_Toc74879146"/>
                      <w:r>
                        <w:t xml:space="preserve">Gambar 4. </w:t>
                      </w:r>
                      <w:fldSimple w:instr=" SEQ Gambar_4. \* ARABIC ">
                        <w:r w:rsidR="002A2B00">
                          <w:rPr>
                            <w:noProof/>
                          </w:rPr>
                          <w:t>21</w:t>
                        </w:r>
                      </w:fldSimple>
                      <w:r>
                        <w:rPr>
                          <w:lang w:val="en-US"/>
                        </w:rPr>
                        <w:t xml:space="preserve"> Halaman Tambah Data User</w:t>
                      </w:r>
                      <w:bookmarkEnd w:id="235"/>
                    </w:p>
                  </w:txbxContent>
                </v:textbox>
                <w10:wrap type="topAndBottom"/>
              </v:shape>
            </w:pict>
          </mc:Fallback>
        </mc:AlternateContent>
      </w:r>
      <w:r w:rsidR="005B77C3">
        <w:rPr>
          <w:noProof/>
          <w:lang w:val="en-US"/>
        </w:rPr>
        <w:drawing>
          <wp:anchor distT="0" distB="0" distL="114300" distR="114300" simplePos="0" relativeHeight="251755520" behindDoc="0" locked="0" layoutInCell="1" allowOverlap="1" wp14:anchorId="14194E21" wp14:editId="7322BC26">
            <wp:simplePos x="0" y="0"/>
            <wp:positionH relativeFrom="margin">
              <wp:posOffset>52036</wp:posOffset>
            </wp:positionH>
            <wp:positionV relativeFrom="paragraph">
              <wp:posOffset>462556</wp:posOffset>
            </wp:positionV>
            <wp:extent cx="5036820" cy="207264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03682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B2C">
        <w:rPr>
          <w:lang w:val="en-US"/>
        </w:rPr>
        <w:t xml:space="preserve">Pada Halaman </w:t>
      </w:r>
      <w:r w:rsidR="003A1070">
        <w:rPr>
          <w:lang w:val="en-US"/>
        </w:rPr>
        <w:t xml:space="preserve">DATA USER </w:t>
      </w:r>
      <w:r w:rsidR="00762B2C">
        <w:rPr>
          <w:lang w:val="en-US"/>
        </w:rPr>
        <w:t>ini, disediakan form untuk Tambah data atau menambah user pengguna web ini yang dapat diisi SuperAdmin.</w:t>
      </w:r>
    </w:p>
    <w:p w14:paraId="705EF28F" w14:textId="77777777" w:rsidR="005B77C3" w:rsidRDefault="005B77C3" w:rsidP="00762B2C">
      <w:pPr>
        <w:ind w:firstLine="720"/>
        <w:rPr>
          <w:lang w:val="en-US"/>
        </w:rPr>
      </w:pPr>
    </w:p>
    <w:p w14:paraId="37197D45" w14:textId="2F57DA36" w:rsidR="00762B2C" w:rsidRDefault="00EA3E3D" w:rsidP="00762B2C">
      <w:pPr>
        <w:ind w:firstLine="720"/>
        <w:rPr>
          <w:lang w:val="en-US"/>
        </w:rPr>
      </w:pPr>
      <w:r>
        <w:rPr>
          <w:noProof/>
        </w:rPr>
        <mc:AlternateContent>
          <mc:Choice Requires="wps">
            <w:drawing>
              <wp:anchor distT="0" distB="0" distL="114300" distR="114300" simplePos="0" relativeHeight="251927552" behindDoc="0" locked="0" layoutInCell="1" allowOverlap="1" wp14:anchorId="585B0EED" wp14:editId="76F9D11C">
                <wp:simplePos x="0" y="0"/>
                <wp:positionH relativeFrom="column">
                  <wp:posOffset>3175</wp:posOffset>
                </wp:positionH>
                <wp:positionV relativeFrom="paragraph">
                  <wp:posOffset>2040255</wp:posOffset>
                </wp:positionV>
                <wp:extent cx="5036820"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38D013B0" w14:textId="3BF654C7" w:rsidR="00EA3E3D" w:rsidRPr="006523FF" w:rsidRDefault="00EA3E3D" w:rsidP="00EA3E3D">
                            <w:pPr>
                              <w:pStyle w:val="Caption"/>
                              <w:rPr>
                                <w:noProof/>
                                <w:sz w:val="24"/>
                                <w:szCs w:val="24"/>
                                <w:lang w:val="en-US"/>
                              </w:rPr>
                            </w:pPr>
                            <w:bookmarkStart w:id="236" w:name="_Toc74879147"/>
                            <w:r>
                              <w:t xml:space="preserve">Gambar 4. </w:t>
                            </w:r>
                            <w:fldSimple w:instr=" SEQ Gambar_4. \* ARABIC ">
                              <w:r w:rsidR="002A2B00">
                                <w:rPr>
                                  <w:noProof/>
                                </w:rPr>
                                <w:t>22</w:t>
                              </w:r>
                            </w:fldSimple>
                            <w:r>
                              <w:rPr>
                                <w:lang w:val="en-US"/>
                              </w:rPr>
                              <w:t xml:space="preserve"> Halaman Data Edit User</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B0EED" id="Text Box 150" o:spid="_x0000_s1068" type="#_x0000_t202" style="position:absolute;left:0;text-align:left;margin-left:.25pt;margin-top:160.65pt;width:396.6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" stroked="f">
                <v:textbox style="mso-fit-shape-to-text:t" inset="0,0,0,0">
                  <w:txbxContent>
                    <w:p w14:paraId="38D013B0" w14:textId="3BF654C7" w:rsidR="00EA3E3D" w:rsidRPr="006523FF" w:rsidRDefault="00EA3E3D" w:rsidP="00EA3E3D">
                      <w:pPr>
                        <w:pStyle w:val="Caption"/>
                        <w:rPr>
                          <w:noProof/>
                          <w:sz w:val="24"/>
                          <w:szCs w:val="24"/>
                          <w:lang w:val="en-US"/>
                        </w:rPr>
                      </w:pPr>
                      <w:bookmarkStart w:id="237" w:name="_Toc74879147"/>
                      <w:r>
                        <w:t xml:space="preserve">Gambar 4. </w:t>
                      </w:r>
                      <w:fldSimple w:instr=" SEQ Gambar_4. \* ARABIC ">
                        <w:r w:rsidR="002A2B00">
                          <w:rPr>
                            <w:noProof/>
                          </w:rPr>
                          <w:t>22</w:t>
                        </w:r>
                      </w:fldSimple>
                      <w:r>
                        <w:rPr>
                          <w:lang w:val="en-US"/>
                        </w:rPr>
                        <w:t xml:space="preserve"> Halaman Data Edit User</w:t>
                      </w:r>
                      <w:bookmarkEnd w:id="237"/>
                    </w:p>
                  </w:txbxContent>
                </v:textbox>
                <w10:wrap type="topAndBottom"/>
              </v:shape>
            </w:pict>
          </mc:Fallback>
        </mc:AlternateContent>
      </w:r>
      <w:r w:rsidR="005B77C3">
        <w:rPr>
          <w:noProof/>
          <w:lang w:val="en-US"/>
        </w:rPr>
        <w:drawing>
          <wp:anchor distT="0" distB="0" distL="114300" distR="114300" simplePos="0" relativeHeight="251756544" behindDoc="0" locked="0" layoutInCell="1" allowOverlap="1" wp14:anchorId="6790988F" wp14:editId="335696BA">
            <wp:simplePos x="0" y="0"/>
            <wp:positionH relativeFrom="margin">
              <wp:align>right</wp:align>
            </wp:positionH>
            <wp:positionV relativeFrom="paragraph">
              <wp:posOffset>574282</wp:posOffset>
            </wp:positionV>
            <wp:extent cx="5036820" cy="1744980"/>
            <wp:effectExtent l="0" t="0" r="0"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0368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B2C">
        <w:rPr>
          <w:lang w:val="en-US"/>
        </w:rPr>
        <w:t xml:space="preserve">Pada Halaman </w:t>
      </w:r>
      <w:r w:rsidR="003A1070">
        <w:rPr>
          <w:lang w:val="en-US"/>
        </w:rPr>
        <w:t xml:space="preserve">DATA USER </w:t>
      </w:r>
      <w:r w:rsidR="00762B2C">
        <w:rPr>
          <w:lang w:val="en-US"/>
        </w:rPr>
        <w:t>ini, disediakan form EDIT DATA yang dapat diisi SuperAdmin.</w:t>
      </w:r>
    </w:p>
    <w:p w14:paraId="596DAD1A" w14:textId="47A85EF8" w:rsidR="004E04B6" w:rsidRPr="004E04B6" w:rsidRDefault="004E04B6" w:rsidP="004E04B6">
      <w:pPr>
        <w:rPr>
          <w:lang w:val="en-US"/>
        </w:rPr>
      </w:pPr>
    </w:p>
    <w:p w14:paraId="11B6BAEA" w14:textId="5C79F29B" w:rsidR="000F604E" w:rsidRDefault="000F604E" w:rsidP="000F604E">
      <w:pPr>
        <w:pStyle w:val="Heading3"/>
        <w:rPr>
          <w:lang w:val="en-US"/>
        </w:rPr>
      </w:pPr>
      <w:bookmarkStart w:id="238" w:name="_Toc74879959"/>
      <w:r>
        <w:rPr>
          <w:lang w:val="en-US"/>
        </w:rPr>
        <w:t>Halaman SuperAdmin</w:t>
      </w:r>
      <w:bookmarkEnd w:id="238"/>
    </w:p>
    <w:p w14:paraId="1D19CAEE" w14:textId="752F949A" w:rsidR="004E04B6" w:rsidRPr="004E04B6" w:rsidRDefault="00EA3E3D" w:rsidP="000F604E">
      <w:pPr>
        <w:ind w:firstLine="720"/>
        <w:rPr>
          <w:lang w:val="en-US"/>
        </w:rPr>
      </w:pPr>
      <w:r>
        <w:rPr>
          <w:noProof/>
        </w:rPr>
        <mc:AlternateContent>
          <mc:Choice Requires="wps">
            <w:drawing>
              <wp:anchor distT="0" distB="0" distL="114300" distR="114300" simplePos="0" relativeHeight="251929600" behindDoc="0" locked="0" layoutInCell="1" allowOverlap="1" wp14:anchorId="3D64DAD8" wp14:editId="6C4AA935">
                <wp:simplePos x="0" y="0"/>
                <wp:positionH relativeFrom="column">
                  <wp:posOffset>0</wp:posOffset>
                </wp:positionH>
                <wp:positionV relativeFrom="paragraph">
                  <wp:posOffset>2973705</wp:posOffset>
                </wp:positionV>
                <wp:extent cx="5029200" cy="635"/>
                <wp:effectExtent l="0" t="0" r="0" b="0"/>
                <wp:wrapTopAndBottom/>
                <wp:docPr id="151" name="Text Box 15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56B969B" w14:textId="7BE4E06D" w:rsidR="00EA3E3D" w:rsidRPr="002E125B" w:rsidRDefault="00EA3E3D" w:rsidP="00EA3E3D">
                            <w:pPr>
                              <w:pStyle w:val="Caption"/>
                              <w:rPr>
                                <w:noProof/>
                                <w:sz w:val="24"/>
                                <w:szCs w:val="24"/>
                                <w:lang w:val="en-US"/>
                              </w:rPr>
                            </w:pPr>
                            <w:bookmarkStart w:id="239" w:name="_Toc74879148"/>
                            <w:r>
                              <w:t xml:space="preserve">Gambar 4. </w:t>
                            </w:r>
                            <w:fldSimple w:instr=" SEQ Gambar_4. \* ARABIC ">
                              <w:r w:rsidR="002A2B00">
                                <w:rPr>
                                  <w:noProof/>
                                </w:rPr>
                                <w:t>23</w:t>
                              </w:r>
                            </w:fldSimple>
                            <w:r>
                              <w:rPr>
                                <w:lang w:val="en-US"/>
                              </w:rPr>
                              <w:t xml:space="preserve"> Halaman Paket Layanan</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4DAD8" id="Text Box 151" o:spid="_x0000_s1069" type="#_x0000_t202" style="position:absolute;left:0;text-align:left;margin-left:0;margin-top:234.15pt;width:396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8YLwIAAGk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" stroked="f">
                <v:textbox style="mso-fit-shape-to-text:t" inset="0,0,0,0">
                  <w:txbxContent>
                    <w:p w14:paraId="156B969B" w14:textId="7BE4E06D" w:rsidR="00EA3E3D" w:rsidRPr="002E125B" w:rsidRDefault="00EA3E3D" w:rsidP="00EA3E3D">
                      <w:pPr>
                        <w:pStyle w:val="Caption"/>
                        <w:rPr>
                          <w:noProof/>
                          <w:sz w:val="24"/>
                          <w:szCs w:val="24"/>
                          <w:lang w:val="en-US"/>
                        </w:rPr>
                      </w:pPr>
                      <w:bookmarkStart w:id="240" w:name="_Toc74879148"/>
                      <w:r>
                        <w:t xml:space="preserve">Gambar 4. </w:t>
                      </w:r>
                      <w:fldSimple w:instr=" SEQ Gambar_4. \* ARABIC ">
                        <w:r w:rsidR="002A2B00">
                          <w:rPr>
                            <w:noProof/>
                          </w:rPr>
                          <w:t>23</w:t>
                        </w:r>
                      </w:fldSimple>
                      <w:r>
                        <w:rPr>
                          <w:lang w:val="en-US"/>
                        </w:rPr>
                        <w:t xml:space="preserve"> Halaman Paket Layanan</w:t>
                      </w:r>
                      <w:bookmarkEnd w:id="240"/>
                    </w:p>
                  </w:txbxContent>
                </v:textbox>
                <w10:wrap type="topAndBottom"/>
              </v:shape>
            </w:pict>
          </mc:Fallback>
        </mc:AlternateContent>
      </w:r>
      <w:r w:rsidR="005B77C3">
        <w:rPr>
          <w:noProof/>
          <w:lang w:val="en-US"/>
        </w:rPr>
        <w:drawing>
          <wp:anchor distT="0" distB="0" distL="114300" distR="114300" simplePos="0" relativeHeight="251806720" behindDoc="0" locked="0" layoutInCell="1" allowOverlap="1" wp14:anchorId="2B813A6E" wp14:editId="5CB4707A">
            <wp:simplePos x="0" y="0"/>
            <wp:positionH relativeFrom="margin">
              <wp:align>left</wp:align>
            </wp:positionH>
            <wp:positionV relativeFrom="paragraph">
              <wp:posOffset>813784</wp:posOffset>
            </wp:positionV>
            <wp:extent cx="5029200" cy="21031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anchor>
        </w:drawing>
      </w:r>
      <w:r w:rsidR="000F604E" w:rsidRPr="000F604E">
        <w:rPr>
          <w:lang w:val="en-US"/>
        </w:rPr>
        <w:t xml:space="preserve">Pada halaman </w:t>
      </w:r>
      <w:r w:rsidR="000F604E">
        <w:rPr>
          <w:lang w:val="en-US"/>
        </w:rPr>
        <w:t>PAKET LAYANAN</w:t>
      </w:r>
      <w:r w:rsidR="000F604E" w:rsidRPr="000F604E">
        <w:rPr>
          <w:lang w:val="en-US"/>
        </w:rPr>
        <w:t>, ditampilkan data-data user pengguna web ini dan menampilan menu HAPUS DATA / EDIT DATA jika SuperAdmin ingin meng</w:t>
      </w:r>
      <w:r w:rsidR="000F604E">
        <w:rPr>
          <w:lang w:val="en-US"/>
        </w:rPr>
        <w:t>e</w:t>
      </w:r>
      <w:r w:rsidR="000F604E" w:rsidRPr="000F604E">
        <w:rPr>
          <w:lang w:val="en-US"/>
        </w:rPr>
        <w:t>dit data.</w:t>
      </w:r>
    </w:p>
    <w:p w14:paraId="387C2149" w14:textId="27EC3C7C" w:rsidR="00CC312C" w:rsidRDefault="00CC312C" w:rsidP="00CC312C">
      <w:pPr>
        <w:rPr>
          <w:noProof/>
          <w:lang w:val="en-US"/>
        </w:rPr>
      </w:pPr>
    </w:p>
    <w:p w14:paraId="159C9C78" w14:textId="67336BEA" w:rsidR="00CC312C" w:rsidRDefault="006413C1" w:rsidP="00CC312C">
      <w:pPr>
        <w:ind w:firstLine="720"/>
        <w:rPr>
          <w:noProof/>
          <w:lang w:val="en-US"/>
        </w:rPr>
      </w:pPr>
      <w:r>
        <w:rPr>
          <w:noProof/>
        </w:rPr>
        <mc:AlternateContent>
          <mc:Choice Requires="wps">
            <w:drawing>
              <wp:anchor distT="0" distB="0" distL="114300" distR="114300" simplePos="0" relativeHeight="251931648" behindDoc="0" locked="0" layoutInCell="1" allowOverlap="1" wp14:anchorId="3ABFE0DA" wp14:editId="33A0AE24">
                <wp:simplePos x="0" y="0"/>
                <wp:positionH relativeFrom="column">
                  <wp:posOffset>-22860</wp:posOffset>
                </wp:positionH>
                <wp:positionV relativeFrom="paragraph">
                  <wp:posOffset>2341245</wp:posOffset>
                </wp:positionV>
                <wp:extent cx="502920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C21EF1C" w14:textId="2218B05C" w:rsidR="006413C1" w:rsidRPr="0079598D" w:rsidRDefault="006413C1" w:rsidP="006413C1">
                            <w:pPr>
                              <w:pStyle w:val="Caption"/>
                              <w:rPr>
                                <w:noProof/>
                                <w:sz w:val="24"/>
                                <w:szCs w:val="24"/>
                                <w:lang w:val="en-US"/>
                              </w:rPr>
                            </w:pPr>
                            <w:bookmarkStart w:id="241" w:name="_Toc74879149"/>
                            <w:r>
                              <w:t xml:space="preserve">Gambar 4. </w:t>
                            </w:r>
                            <w:fldSimple w:instr=" SEQ Gambar_4. \* ARABIC ">
                              <w:r w:rsidR="002A2B00">
                                <w:rPr>
                                  <w:noProof/>
                                </w:rPr>
                                <w:t>24</w:t>
                              </w:r>
                            </w:fldSimple>
                            <w:r>
                              <w:rPr>
                                <w:lang w:val="en-US"/>
                              </w:rPr>
                              <w:t xml:space="preserve"> Halaman Tambah Data Paket Layanan</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FE0DA" id="Text Box 152" o:spid="_x0000_s1070" type="#_x0000_t202" style="position:absolute;left:0;text-align:left;margin-left:-1.8pt;margin-top:184.35pt;width:396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kZMAIAAGkEAAAOAAAAZHJzL2Uyb0RvYy54bWysVMFu2zAMvQ/YPwi6L06ypl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" stroked="f">
                <v:textbox style="mso-fit-shape-to-text:t" inset="0,0,0,0">
                  <w:txbxContent>
                    <w:p w14:paraId="1C21EF1C" w14:textId="2218B05C" w:rsidR="006413C1" w:rsidRPr="0079598D" w:rsidRDefault="006413C1" w:rsidP="006413C1">
                      <w:pPr>
                        <w:pStyle w:val="Caption"/>
                        <w:rPr>
                          <w:noProof/>
                          <w:sz w:val="24"/>
                          <w:szCs w:val="24"/>
                          <w:lang w:val="en-US"/>
                        </w:rPr>
                      </w:pPr>
                      <w:bookmarkStart w:id="242" w:name="_Toc74879149"/>
                      <w:r>
                        <w:t xml:space="preserve">Gambar 4. </w:t>
                      </w:r>
                      <w:fldSimple w:instr=" SEQ Gambar_4. \* ARABIC ">
                        <w:r w:rsidR="002A2B00">
                          <w:rPr>
                            <w:noProof/>
                          </w:rPr>
                          <w:t>24</w:t>
                        </w:r>
                      </w:fldSimple>
                      <w:r>
                        <w:rPr>
                          <w:lang w:val="en-US"/>
                        </w:rPr>
                        <w:t xml:space="preserve"> Halaman Tambah Data Paket Layanan</w:t>
                      </w:r>
                      <w:bookmarkEnd w:id="242"/>
                    </w:p>
                  </w:txbxContent>
                </v:textbox>
                <w10:wrap type="topAndBottom"/>
              </v:shape>
            </w:pict>
          </mc:Fallback>
        </mc:AlternateContent>
      </w:r>
      <w:r w:rsidR="00CC312C">
        <w:rPr>
          <w:noProof/>
          <w:lang w:val="en-US"/>
        </w:rPr>
        <w:drawing>
          <wp:anchor distT="0" distB="0" distL="114300" distR="114300" simplePos="0" relativeHeight="251758592" behindDoc="0" locked="0" layoutInCell="1" allowOverlap="1" wp14:anchorId="01DBF51E" wp14:editId="68A6FB8C">
            <wp:simplePos x="0" y="0"/>
            <wp:positionH relativeFrom="column">
              <wp:posOffset>-22860</wp:posOffset>
            </wp:positionH>
            <wp:positionV relativeFrom="paragraph">
              <wp:posOffset>501015</wp:posOffset>
            </wp:positionV>
            <wp:extent cx="5029200" cy="1783080"/>
            <wp:effectExtent l="0" t="0" r="0" b="76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029200" cy="1783080"/>
                    </a:xfrm>
                    <a:prstGeom prst="rect">
                      <a:avLst/>
                    </a:prstGeom>
                    <a:noFill/>
                    <a:ln>
                      <a:noFill/>
                    </a:ln>
                  </pic:spPr>
                </pic:pic>
              </a:graphicData>
            </a:graphic>
          </wp:anchor>
        </w:drawing>
      </w:r>
      <w:r w:rsidR="00CC312C" w:rsidRPr="00CC312C">
        <w:rPr>
          <w:noProof/>
          <w:lang w:val="en-US"/>
        </w:rPr>
        <w:t xml:space="preserve">Pada Halaman </w:t>
      </w:r>
      <w:r w:rsidR="003A1070">
        <w:rPr>
          <w:lang w:val="en-US"/>
        </w:rPr>
        <w:t xml:space="preserve">PAKET LAYANAN </w:t>
      </w:r>
      <w:r w:rsidR="00CC312C" w:rsidRPr="00CC312C">
        <w:rPr>
          <w:noProof/>
          <w:lang w:val="en-US"/>
        </w:rPr>
        <w:t>ini, disediakan form untuk Tambah data atau menambah user pengguna web ini yang dapat diisi SuperAdmin.</w:t>
      </w:r>
    </w:p>
    <w:p w14:paraId="019BCD53" w14:textId="0096E72C" w:rsidR="00CC312C" w:rsidRDefault="00CC312C" w:rsidP="00CC312C">
      <w:pPr>
        <w:rPr>
          <w:noProof/>
          <w:lang w:val="en-US"/>
        </w:rPr>
      </w:pPr>
    </w:p>
    <w:p w14:paraId="06B30E20" w14:textId="0562C49C" w:rsidR="00CC312C" w:rsidRPr="00CC312C" w:rsidRDefault="00CC312C" w:rsidP="00CC312C">
      <w:pPr>
        <w:ind w:firstLine="720"/>
        <w:rPr>
          <w:lang w:val="en-US"/>
        </w:rPr>
        <w:sectPr w:rsidR="00CC312C" w:rsidRPr="00CC312C" w:rsidSect="00226B5C">
          <w:pgSz w:w="11906" w:h="16838"/>
          <w:pgMar w:top="1701" w:right="1701" w:bottom="1701" w:left="2268" w:header="720" w:footer="720" w:gutter="0"/>
          <w:cols w:space="720"/>
          <w:titlePg/>
          <w:docGrid w:linePitch="360"/>
        </w:sectPr>
      </w:pPr>
      <w:r w:rsidRPr="00CC312C">
        <w:rPr>
          <w:lang w:val="en-US"/>
        </w:rPr>
        <w:lastRenderedPageBreak/>
        <w:t xml:space="preserve">Pada Halaman </w:t>
      </w:r>
      <w:r w:rsidR="003A1070">
        <w:rPr>
          <w:lang w:val="en-US"/>
        </w:rPr>
        <w:t xml:space="preserve">PAKET LAYANAN </w:t>
      </w:r>
      <w:r w:rsidRPr="00CC312C">
        <w:rPr>
          <w:lang w:val="en-US"/>
        </w:rPr>
        <w:t>ini, disediakan form EDIT DATA yang dapat diisi SuperAdmin.</w:t>
      </w:r>
      <w:r w:rsidR="006413C1">
        <w:rPr>
          <w:noProof/>
        </w:rPr>
        <mc:AlternateContent>
          <mc:Choice Requires="wps">
            <w:drawing>
              <wp:anchor distT="0" distB="0" distL="114300" distR="114300" simplePos="0" relativeHeight="251933696" behindDoc="0" locked="0" layoutInCell="1" allowOverlap="1" wp14:anchorId="391D4933" wp14:editId="0DCF46E4">
                <wp:simplePos x="0" y="0"/>
                <wp:positionH relativeFrom="column">
                  <wp:posOffset>0</wp:posOffset>
                </wp:positionH>
                <wp:positionV relativeFrom="paragraph">
                  <wp:posOffset>2461260</wp:posOffset>
                </wp:positionV>
                <wp:extent cx="502920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54F1E71" w14:textId="16485439" w:rsidR="006413C1" w:rsidRPr="008C71C4" w:rsidRDefault="006413C1" w:rsidP="006413C1">
                            <w:pPr>
                              <w:pStyle w:val="Caption"/>
                              <w:rPr>
                                <w:sz w:val="24"/>
                                <w:szCs w:val="24"/>
                                <w:lang w:val="en-US"/>
                              </w:rPr>
                            </w:pPr>
                            <w:bookmarkStart w:id="243" w:name="_Toc74879150"/>
                            <w:r>
                              <w:t xml:space="preserve">Gambar 4. </w:t>
                            </w:r>
                            <w:fldSimple w:instr=" SEQ Gambar_4. \* ARABIC ">
                              <w:r w:rsidR="002A2B00">
                                <w:rPr>
                                  <w:noProof/>
                                </w:rPr>
                                <w:t>25</w:t>
                              </w:r>
                            </w:fldSimple>
                            <w:r>
                              <w:rPr>
                                <w:lang w:val="en-US"/>
                              </w:rPr>
                              <w:t xml:space="preserve"> Halaman Edit Data Paket Layanan</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4933" id="Text Box 153" o:spid="_x0000_s1071" type="#_x0000_t202" style="position:absolute;left:0;text-align:left;margin-left:0;margin-top:193.8pt;width:39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" stroked="f">
                <v:textbox style="mso-fit-shape-to-text:t" inset="0,0,0,0">
                  <w:txbxContent>
                    <w:p w14:paraId="354F1E71" w14:textId="16485439" w:rsidR="006413C1" w:rsidRPr="008C71C4" w:rsidRDefault="006413C1" w:rsidP="006413C1">
                      <w:pPr>
                        <w:pStyle w:val="Caption"/>
                        <w:rPr>
                          <w:sz w:val="24"/>
                          <w:szCs w:val="24"/>
                          <w:lang w:val="en-US"/>
                        </w:rPr>
                      </w:pPr>
                      <w:bookmarkStart w:id="244" w:name="_Toc74879150"/>
                      <w:r>
                        <w:t xml:space="preserve">Gambar 4. </w:t>
                      </w:r>
                      <w:fldSimple w:instr=" SEQ Gambar_4. \* ARABIC ">
                        <w:r w:rsidR="002A2B00">
                          <w:rPr>
                            <w:noProof/>
                          </w:rPr>
                          <w:t>25</w:t>
                        </w:r>
                      </w:fldSimple>
                      <w:r>
                        <w:rPr>
                          <w:lang w:val="en-US"/>
                        </w:rPr>
                        <w:t xml:space="preserve"> Halaman Edit Data Paket Layanan</w:t>
                      </w:r>
                      <w:bookmarkEnd w:id="244"/>
                    </w:p>
                  </w:txbxContent>
                </v:textbox>
                <w10:wrap type="topAndBottom"/>
              </v:shape>
            </w:pict>
          </mc:Fallback>
        </mc:AlternateContent>
      </w:r>
      <w:r>
        <w:rPr>
          <w:noProof/>
          <w:lang w:val="en-US"/>
        </w:rPr>
        <w:drawing>
          <wp:anchor distT="0" distB="0" distL="114300" distR="114300" simplePos="0" relativeHeight="251759616" behindDoc="0" locked="0" layoutInCell="1" allowOverlap="1" wp14:anchorId="31F6C0DA" wp14:editId="1ACC0DB9">
            <wp:simplePos x="0" y="0"/>
            <wp:positionH relativeFrom="column">
              <wp:posOffset>0</wp:posOffset>
            </wp:positionH>
            <wp:positionV relativeFrom="paragraph">
              <wp:posOffset>521970</wp:posOffset>
            </wp:positionV>
            <wp:extent cx="5029200" cy="1882140"/>
            <wp:effectExtent l="0" t="0" r="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029200" cy="1882140"/>
                    </a:xfrm>
                    <a:prstGeom prst="rect">
                      <a:avLst/>
                    </a:prstGeom>
                    <a:noFill/>
                    <a:ln>
                      <a:noFill/>
                    </a:ln>
                  </pic:spPr>
                </pic:pic>
              </a:graphicData>
            </a:graphic>
          </wp:anchor>
        </w:drawing>
      </w:r>
    </w:p>
    <w:p w14:paraId="34B2E993" w14:textId="306A4CA5" w:rsidR="00CC312C" w:rsidRDefault="00CC312C" w:rsidP="00CC312C">
      <w:pPr>
        <w:pStyle w:val="Heading3"/>
        <w:rPr>
          <w:lang w:val="en-US"/>
        </w:rPr>
      </w:pPr>
      <w:bookmarkStart w:id="245" w:name="_Toc74879960"/>
      <w:r>
        <w:rPr>
          <w:lang w:val="en-US"/>
        </w:rPr>
        <w:lastRenderedPageBreak/>
        <w:t>Halaman Kategory</w:t>
      </w:r>
      <w:r>
        <w:rPr>
          <w:i/>
          <w:iCs/>
          <w:lang w:val="en-US"/>
        </w:rPr>
        <w:t xml:space="preserve"> Lead </w:t>
      </w:r>
      <w:r>
        <w:rPr>
          <w:lang w:val="en-US"/>
        </w:rPr>
        <w:t>SuperAdmin</w:t>
      </w:r>
      <w:bookmarkEnd w:id="245"/>
    </w:p>
    <w:p w14:paraId="639427ED" w14:textId="66755868" w:rsidR="00CC312C" w:rsidRPr="00CC312C" w:rsidRDefault="006413C1" w:rsidP="00CC312C">
      <w:pPr>
        <w:ind w:firstLine="720"/>
        <w:rPr>
          <w:lang w:val="en-US"/>
        </w:rPr>
      </w:pPr>
      <w:r>
        <w:rPr>
          <w:noProof/>
        </w:rPr>
        <mc:AlternateContent>
          <mc:Choice Requires="wps">
            <w:drawing>
              <wp:anchor distT="0" distB="0" distL="114300" distR="114300" simplePos="0" relativeHeight="251935744" behindDoc="0" locked="0" layoutInCell="1" allowOverlap="1" wp14:anchorId="3ECD69F2" wp14:editId="0390F4F3">
                <wp:simplePos x="0" y="0"/>
                <wp:positionH relativeFrom="column">
                  <wp:posOffset>3175</wp:posOffset>
                </wp:positionH>
                <wp:positionV relativeFrom="paragraph">
                  <wp:posOffset>2432685</wp:posOffset>
                </wp:positionV>
                <wp:extent cx="5036820"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D727951" w14:textId="62FA57FE" w:rsidR="006413C1" w:rsidRPr="00284FCE" w:rsidRDefault="006413C1" w:rsidP="006413C1">
                            <w:pPr>
                              <w:pStyle w:val="Caption"/>
                              <w:rPr>
                                <w:noProof/>
                                <w:sz w:val="24"/>
                                <w:szCs w:val="24"/>
                                <w:lang w:val="en-US"/>
                              </w:rPr>
                            </w:pPr>
                            <w:bookmarkStart w:id="246" w:name="_Toc74879151"/>
                            <w:r>
                              <w:t xml:space="preserve">Gambar 4. </w:t>
                            </w:r>
                            <w:fldSimple w:instr=" SEQ Gambar_4. \* ARABIC ">
                              <w:r w:rsidR="002A2B00">
                                <w:rPr>
                                  <w:noProof/>
                                </w:rPr>
                                <w:t>26</w:t>
                              </w:r>
                            </w:fldSimple>
                            <w:r>
                              <w:rPr>
                                <w:lang w:val="en-US"/>
                              </w:rPr>
                              <w:t xml:space="preserve"> Halaman Kategory </w:t>
                            </w:r>
                            <w:r>
                              <w:rPr>
                                <w:i/>
                                <w:iCs w:val="0"/>
                                <w:lang w:val="en-US"/>
                              </w:rPr>
                              <w:t>Lead</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D69F2" id="Text Box 154" o:spid="_x0000_s1072" type="#_x0000_t202" style="position:absolute;left:0;text-align:left;margin-left:.25pt;margin-top:191.55pt;width:396.6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1gwMAIAAGk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" stroked="f">
                <v:textbox style="mso-fit-shape-to-text:t" inset="0,0,0,0">
                  <w:txbxContent>
                    <w:p w14:paraId="6D727951" w14:textId="62FA57FE" w:rsidR="006413C1" w:rsidRPr="00284FCE" w:rsidRDefault="006413C1" w:rsidP="006413C1">
                      <w:pPr>
                        <w:pStyle w:val="Caption"/>
                        <w:rPr>
                          <w:noProof/>
                          <w:sz w:val="24"/>
                          <w:szCs w:val="24"/>
                          <w:lang w:val="en-US"/>
                        </w:rPr>
                      </w:pPr>
                      <w:bookmarkStart w:id="247" w:name="_Toc74879151"/>
                      <w:r>
                        <w:t xml:space="preserve">Gambar 4. </w:t>
                      </w:r>
                      <w:fldSimple w:instr=" SEQ Gambar_4. \* ARABIC ">
                        <w:r w:rsidR="002A2B00">
                          <w:rPr>
                            <w:noProof/>
                          </w:rPr>
                          <w:t>26</w:t>
                        </w:r>
                      </w:fldSimple>
                      <w:r>
                        <w:rPr>
                          <w:lang w:val="en-US"/>
                        </w:rPr>
                        <w:t xml:space="preserve"> Halaman Kategory </w:t>
                      </w:r>
                      <w:r>
                        <w:rPr>
                          <w:i/>
                          <w:iCs w:val="0"/>
                          <w:lang w:val="en-US"/>
                        </w:rPr>
                        <w:t>Lead</w:t>
                      </w:r>
                      <w:bookmarkEnd w:id="247"/>
                    </w:p>
                  </w:txbxContent>
                </v:textbox>
                <w10:wrap type="topAndBottom"/>
              </v:shape>
            </w:pict>
          </mc:Fallback>
        </mc:AlternateContent>
      </w:r>
      <w:r w:rsidR="00CC312C">
        <w:rPr>
          <w:noProof/>
          <w:lang w:val="en-US"/>
        </w:rPr>
        <w:drawing>
          <wp:anchor distT="0" distB="0" distL="114300" distR="114300" simplePos="0" relativeHeight="251760640" behindDoc="0" locked="0" layoutInCell="1" allowOverlap="1" wp14:anchorId="724CB523" wp14:editId="254E1B5E">
            <wp:simplePos x="0" y="0"/>
            <wp:positionH relativeFrom="margin">
              <wp:align>right</wp:align>
            </wp:positionH>
            <wp:positionV relativeFrom="paragraph">
              <wp:posOffset>744855</wp:posOffset>
            </wp:positionV>
            <wp:extent cx="5036820" cy="16306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036820"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12C" w:rsidRPr="00CC312C">
        <w:rPr>
          <w:lang w:val="en-US"/>
        </w:rPr>
        <w:t xml:space="preserve">Pada halaman </w:t>
      </w:r>
      <w:r w:rsidR="003A1070">
        <w:rPr>
          <w:lang w:val="en-US"/>
        </w:rPr>
        <w:t xml:space="preserve">KATEGORY </w:t>
      </w:r>
      <w:r w:rsidR="003A1070" w:rsidRPr="006413C1">
        <w:rPr>
          <w:i/>
          <w:iCs/>
          <w:lang w:val="en-US"/>
        </w:rPr>
        <w:t>LEAD</w:t>
      </w:r>
      <w:r w:rsidR="00CC312C" w:rsidRPr="00CC312C">
        <w:rPr>
          <w:lang w:val="en-US"/>
        </w:rPr>
        <w:t>, ditampilkan data-data user pengguna web ini dan menampilan menu HAPUS DATA / EDIT DATA jika SuperAdmin ingin mengedit data.</w:t>
      </w:r>
    </w:p>
    <w:p w14:paraId="36AFC67E" w14:textId="77777777" w:rsidR="00CC312C" w:rsidRDefault="00CC312C" w:rsidP="00CC312C">
      <w:pPr>
        <w:ind w:firstLine="720"/>
      </w:pPr>
    </w:p>
    <w:p w14:paraId="1B1C3805" w14:textId="4B259DF6" w:rsidR="00CC312C" w:rsidRDefault="006413C1" w:rsidP="00CC312C">
      <w:pPr>
        <w:ind w:firstLine="720"/>
      </w:pPr>
      <w:r>
        <w:rPr>
          <w:noProof/>
        </w:rPr>
        <mc:AlternateContent>
          <mc:Choice Requires="wps">
            <w:drawing>
              <wp:anchor distT="0" distB="0" distL="114300" distR="114300" simplePos="0" relativeHeight="251937792" behindDoc="0" locked="0" layoutInCell="1" allowOverlap="1" wp14:anchorId="7D29CAFE" wp14:editId="4BE585E2">
                <wp:simplePos x="0" y="0"/>
                <wp:positionH relativeFrom="column">
                  <wp:posOffset>3175</wp:posOffset>
                </wp:positionH>
                <wp:positionV relativeFrom="paragraph">
                  <wp:posOffset>2125980</wp:posOffset>
                </wp:positionV>
                <wp:extent cx="503682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9300708" w14:textId="355C1255" w:rsidR="006413C1" w:rsidRPr="00F22002" w:rsidRDefault="006413C1" w:rsidP="006413C1">
                            <w:pPr>
                              <w:pStyle w:val="Caption"/>
                              <w:rPr>
                                <w:noProof/>
                                <w:sz w:val="24"/>
                                <w:szCs w:val="24"/>
                              </w:rPr>
                            </w:pPr>
                            <w:bookmarkStart w:id="248" w:name="_Toc74879152"/>
                            <w:r>
                              <w:t xml:space="preserve">Gambar 4. </w:t>
                            </w:r>
                            <w:fldSimple w:instr=" SEQ Gambar_4. \* ARABIC ">
                              <w:r w:rsidR="002A2B00">
                                <w:rPr>
                                  <w:noProof/>
                                </w:rPr>
                                <w:t>27</w:t>
                              </w:r>
                            </w:fldSimple>
                            <w:r>
                              <w:rPr>
                                <w:lang w:val="en-US"/>
                              </w:rPr>
                              <w:t xml:space="preserve"> Halaman Tambah data Kategory </w:t>
                            </w:r>
                            <w:r>
                              <w:rPr>
                                <w:i/>
                                <w:iCs w:val="0"/>
                                <w:lang w:val="en-US"/>
                              </w:rPr>
                              <w:t>Lead</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AFE" id="Text Box 155" o:spid="_x0000_s1073" type="#_x0000_t202" style="position:absolute;left:0;text-align:left;margin-left:.25pt;margin-top:167.4pt;width:396.6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" stroked="f">
                <v:textbox style="mso-fit-shape-to-text:t" inset="0,0,0,0">
                  <w:txbxContent>
                    <w:p w14:paraId="69300708" w14:textId="355C1255" w:rsidR="006413C1" w:rsidRPr="00F22002" w:rsidRDefault="006413C1" w:rsidP="006413C1">
                      <w:pPr>
                        <w:pStyle w:val="Caption"/>
                        <w:rPr>
                          <w:noProof/>
                          <w:sz w:val="24"/>
                          <w:szCs w:val="24"/>
                        </w:rPr>
                      </w:pPr>
                      <w:bookmarkStart w:id="249" w:name="_Toc74879152"/>
                      <w:r>
                        <w:t xml:space="preserve">Gambar 4. </w:t>
                      </w:r>
                      <w:fldSimple w:instr=" SEQ Gambar_4. \* ARABIC ">
                        <w:r w:rsidR="002A2B00">
                          <w:rPr>
                            <w:noProof/>
                          </w:rPr>
                          <w:t>27</w:t>
                        </w:r>
                      </w:fldSimple>
                      <w:r>
                        <w:rPr>
                          <w:lang w:val="en-US"/>
                        </w:rPr>
                        <w:t xml:space="preserve"> Halaman Tambah data Kategory </w:t>
                      </w:r>
                      <w:r>
                        <w:rPr>
                          <w:i/>
                          <w:iCs w:val="0"/>
                          <w:lang w:val="en-US"/>
                        </w:rPr>
                        <w:t>Lead</w:t>
                      </w:r>
                      <w:bookmarkEnd w:id="249"/>
                    </w:p>
                  </w:txbxContent>
                </v:textbox>
                <w10:wrap type="topAndBottom"/>
              </v:shape>
            </w:pict>
          </mc:Fallback>
        </mc:AlternateContent>
      </w:r>
      <w:r w:rsidR="00CC312C">
        <w:rPr>
          <w:noProof/>
        </w:rPr>
        <w:drawing>
          <wp:anchor distT="0" distB="0" distL="114300" distR="114300" simplePos="0" relativeHeight="251761664" behindDoc="0" locked="0" layoutInCell="1" allowOverlap="1" wp14:anchorId="20D7C73D" wp14:editId="021E27F4">
            <wp:simplePos x="0" y="0"/>
            <wp:positionH relativeFrom="margin">
              <wp:align>right</wp:align>
            </wp:positionH>
            <wp:positionV relativeFrom="paragraph">
              <wp:posOffset>529590</wp:posOffset>
            </wp:positionV>
            <wp:extent cx="5036820" cy="153924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036820" cy="1539240"/>
                    </a:xfrm>
                    <a:prstGeom prst="rect">
                      <a:avLst/>
                    </a:prstGeom>
                    <a:noFill/>
                    <a:ln>
                      <a:noFill/>
                    </a:ln>
                  </pic:spPr>
                </pic:pic>
              </a:graphicData>
            </a:graphic>
          </wp:anchor>
        </w:drawing>
      </w:r>
      <w:r w:rsidR="00CC312C" w:rsidRPr="00CC312C">
        <w:t xml:space="preserve">Pada Halaman </w:t>
      </w:r>
      <w:r w:rsidR="003A1070">
        <w:rPr>
          <w:lang w:val="en-US"/>
        </w:rPr>
        <w:t xml:space="preserve">KATEGORY </w:t>
      </w:r>
      <w:r w:rsidR="003A1070" w:rsidRPr="006413C1">
        <w:rPr>
          <w:i/>
          <w:iCs/>
          <w:lang w:val="en-US"/>
        </w:rPr>
        <w:t>LEAD</w:t>
      </w:r>
      <w:r w:rsidR="003A1070">
        <w:rPr>
          <w:lang w:val="en-US"/>
        </w:rPr>
        <w:t xml:space="preserve"> </w:t>
      </w:r>
      <w:r w:rsidR="00CC312C" w:rsidRPr="00CC312C">
        <w:t>ini, disediakan form untuk Tambah data atau menambah user pengguna web ini yang dapat diisi SuperAdmin.</w:t>
      </w:r>
    </w:p>
    <w:p w14:paraId="689EA915" w14:textId="77777777" w:rsidR="006413C1" w:rsidRDefault="006413C1" w:rsidP="00CC312C">
      <w:pPr>
        <w:ind w:firstLine="720"/>
      </w:pPr>
    </w:p>
    <w:p w14:paraId="3789A4C6" w14:textId="35C23824" w:rsidR="00CC312C" w:rsidRDefault="006413C1" w:rsidP="00CC312C">
      <w:pPr>
        <w:ind w:firstLine="720"/>
        <w:rPr>
          <w:rFonts w:asciiTheme="majorHAnsi" w:eastAsiaTheme="majorEastAsia" w:hAnsiTheme="majorHAnsi" w:cstheme="majorBidi"/>
          <w:b/>
          <w:caps/>
          <w:color w:val="000000" w:themeColor="accent1" w:themeShade="BF"/>
          <w:sz w:val="32"/>
          <w:szCs w:val="32"/>
        </w:rPr>
      </w:pPr>
      <w:r>
        <w:rPr>
          <w:noProof/>
        </w:rPr>
        <mc:AlternateContent>
          <mc:Choice Requires="wps">
            <w:drawing>
              <wp:anchor distT="0" distB="0" distL="114300" distR="114300" simplePos="0" relativeHeight="251939840" behindDoc="0" locked="0" layoutInCell="1" allowOverlap="1" wp14:anchorId="76F0969D" wp14:editId="246187DC">
                <wp:simplePos x="0" y="0"/>
                <wp:positionH relativeFrom="column">
                  <wp:posOffset>-50800</wp:posOffset>
                </wp:positionH>
                <wp:positionV relativeFrom="paragraph">
                  <wp:posOffset>2466340</wp:posOffset>
                </wp:positionV>
                <wp:extent cx="503682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4D913E2" w14:textId="3BB42328" w:rsidR="006413C1" w:rsidRPr="009B0899" w:rsidRDefault="006413C1" w:rsidP="006413C1">
                            <w:pPr>
                              <w:pStyle w:val="Caption"/>
                              <w:rPr>
                                <w:noProof/>
                                <w:sz w:val="24"/>
                                <w:szCs w:val="24"/>
                              </w:rPr>
                            </w:pPr>
                            <w:bookmarkStart w:id="250" w:name="_Toc74879153"/>
                            <w:r>
                              <w:t xml:space="preserve">Gambar 4. </w:t>
                            </w:r>
                            <w:fldSimple w:instr=" SEQ Gambar_4. \* ARABIC ">
                              <w:r w:rsidR="002A2B00">
                                <w:rPr>
                                  <w:noProof/>
                                </w:rPr>
                                <w:t>28</w:t>
                              </w:r>
                            </w:fldSimple>
                            <w:r>
                              <w:rPr>
                                <w:lang w:val="en-US"/>
                              </w:rPr>
                              <w:t xml:space="preserve"> Halaman Edit Data Kategory </w:t>
                            </w:r>
                            <w:r>
                              <w:rPr>
                                <w:i/>
                                <w:iCs w:val="0"/>
                                <w:lang w:val="en-US"/>
                              </w:rPr>
                              <w:t>Lead</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0969D" id="Text Box 156" o:spid="_x0000_s1074" type="#_x0000_t202" style="position:absolute;left:0;text-align:left;margin-left:-4pt;margin-top:194.2pt;width:396.6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w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" stroked="f">
                <v:textbox style="mso-fit-shape-to-text:t" inset="0,0,0,0">
                  <w:txbxContent>
                    <w:p w14:paraId="14D913E2" w14:textId="3BB42328" w:rsidR="006413C1" w:rsidRPr="009B0899" w:rsidRDefault="006413C1" w:rsidP="006413C1">
                      <w:pPr>
                        <w:pStyle w:val="Caption"/>
                        <w:rPr>
                          <w:noProof/>
                          <w:sz w:val="24"/>
                          <w:szCs w:val="24"/>
                        </w:rPr>
                      </w:pPr>
                      <w:bookmarkStart w:id="251" w:name="_Toc74879153"/>
                      <w:r>
                        <w:t xml:space="preserve">Gambar 4. </w:t>
                      </w:r>
                      <w:fldSimple w:instr=" SEQ Gambar_4. \* ARABIC ">
                        <w:r w:rsidR="002A2B00">
                          <w:rPr>
                            <w:noProof/>
                          </w:rPr>
                          <w:t>28</w:t>
                        </w:r>
                      </w:fldSimple>
                      <w:r>
                        <w:rPr>
                          <w:lang w:val="en-US"/>
                        </w:rPr>
                        <w:t xml:space="preserve"> Halaman Edit Data Kategory </w:t>
                      </w:r>
                      <w:r>
                        <w:rPr>
                          <w:i/>
                          <w:iCs w:val="0"/>
                          <w:lang w:val="en-US"/>
                        </w:rPr>
                        <w:t>Lead</w:t>
                      </w:r>
                      <w:bookmarkEnd w:id="251"/>
                    </w:p>
                  </w:txbxContent>
                </v:textbox>
                <w10:wrap type="topAndBottom"/>
              </v:shape>
            </w:pict>
          </mc:Fallback>
        </mc:AlternateContent>
      </w:r>
      <w:r>
        <w:rPr>
          <w:noProof/>
        </w:rPr>
        <w:drawing>
          <wp:anchor distT="0" distB="0" distL="114300" distR="114300" simplePos="0" relativeHeight="251762688" behindDoc="0" locked="0" layoutInCell="1" allowOverlap="1" wp14:anchorId="5864F63B" wp14:editId="75175448">
            <wp:simplePos x="0" y="0"/>
            <wp:positionH relativeFrom="margin">
              <wp:posOffset>-50800</wp:posOffset>
            </wp:positionH>
            <wp:positionV relativeFrom="paragraph">
              <wp:posOffset>481602</wp:posOffset>
            </wp:positionV>
            <wp:extent cx="5036820" cy="19278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t="12098" b="19892"/>
                    <a:stretch/>
                  </pic:blipFill>
                  <pic:spPr bwMode="auto">
                    <a:xfrm>
                      <a:off x="0" y="0"/>
                      <a:ext cx="5036820" cy="1927860"/>
                    </a:xfrm>
                    <a:prstGeom prst="rect">
                      <a:avLst/>
                    </a:prstGeom>
                    <a:noFill/>
                    <a:ln>
                      <a:noFill/>
                    </a:ln>
                    <a:extLst>
                      <a:ext uri="{53640926-AAD7-44D8-BBD7-CCE9431645EC}">
                        <a14:shadowObscured xmlns:a14="http://schemas.microsoft.com/office/drawing/2010/main"/>
                      </a:ext>
                    </a:extLst>
                  </pic:spPr>
                </pic:pic>
              </a:graphicData>
            </a:graphic>
          </wp:anchor>
        </w:drawing>
      </w:r>
      <w:r w:rsidR="00CC312C" w:rsidRPr="00CC312C">
        <w:t xml:space="preserve">Pada Halaman </w:t>
      </w:r>
      <w:r w:rsidR="003A1070">
        <w:rPr>
          <w:lang w:val="en-US"/>
        </w:rPr>
        <w:t xml:space="preserve">KATEGORY </w:t>
      </w:r>
      <w:r w:rsidR="003A1070" w:rsidRPr="006413C1">
        <w:rPr>
          <w:i/>
          <w:iCs/>
          <w:lang w:val="en-US"/>
        </w:rPr>
        <w:t>LEAD</w:t>
      </w:r>
      <w:r w:rsidR="003A1070">
        <w:rPr>
          <w:lang w:val="en-US"/>
        </w:rPr>
        <w:t xml:space="preserve"> </w:t>
      </w:r>
      <w:r w:rsidR="00CC312C" w:rsidRPr="00CC312C">
        <w:t>ini, disediakan form EDIT DATA yang dapat diisi SuperAdmin.</w:t>
      </w:r>
      <w:r w:rsidR="00CC312C">
        <w:br w:type="page"/>
      </w:r>
    </w:p>
    <w:p w14:paraId="3DA10F80" w14:textId="203CF2AC" w:rsidR="00CC312C" w:rsidRDefault="00CC312C" w:rsidP="00CC312C">
      <w:pPr>
        <w:pStyle w:val="Heading3"/>
        <w:rPr>
          <w:lang w:val="en-US"/>
        </w:rPr>
      </w:pPr>
      <w:bookmarkStart w:id="252" w:name="_Toc74879961"/>
      <w:r>
        <w:rPr>
          <w:lang w:val="en-US"/>
        </w:rPr>
        <w:lastRenderedPageBreak/>
        <w:t>Halaman Tahapan</w:t>
      </w:r>
      <w:r>
        <w:rPr>
          <w:i/>
          <w:iCs/>
          <w:lang w:val="en-US"/>
        </w:rPr>
        <w:t xml:space="preserve"> Progress </w:t>
      </w:r>
      <w:r>
        <w:rPr>
          <w:lang w:val="en-US"/>
        </w:rPr>
        <w:t>SuperAdmin</w:t>
      </w:r>
      <w:bookmarkEnd w:id="252"/>
    </w:p>
    <w:p w14:paraId="286ED14C" w14:textId="483D2BD3" w:rsidR="00CC312C" w:rsidRPr="00CC312C" w:rsidRDefault="00174EBD" w:rsidP="00CC312C">
      <w:pPr>
        <w:ind w:firstLine="720"/>
        <w:rPr>
          <w:lang w:val="en-US"/>
        </w:rPr>
      </w:pPr>
      <w:r>
        <w:rPr>
          <w:noProof/>
        </w:rPr>
        <mc:AlternateContent>
          <mc:Choice Requires="wps">
            <w:drawing>
              <wp:anchor distT="0" distB="0" distL="114300" distR="114300" simplePos="0" relativeHeight="251941888" behindDoc="0" locked="0" layoutInCell="1" allowOverlap="1" wp14:anchorId="6DC713F8" wp14:editId="0FD10E1E">
                <wp:simplePos x="0" y="0"/>
                <wp:positionH relativeFrom="column">
                  <wp:posOffset>3175</wp:posOffset>
                </wp:positionH>
                <wp:positionV relativeFrom="paragraph">
                  <wp:posOffset>2592705</wp:posOffset>
                </wp:positionV>
                <wp:extent cx="5036820" cy="635"/>
                <wp:effectExtent l="0" t="0" r="0" b="0"/>
                <wp:wrapTopAndBottom/>
                <wp:docPr id="157" name="Text Box 157"/>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59A8D2BC" w14:textId="58AD5656" w:rsidR="00174EBD" w:rsidRPr="00174EBD" w:rsidRDefault="00174EBD" w:rsidP="00174EBD">
                            <w:pPr>
                              <w:pStyle w:val="Caption"/>
                              <w:rPr>
                                <w:noProof/>
                                <w:sz w:val="24"/>
                                <w:szCs w:val="24"/>
                                <w:lang w:val="en-US"/>
                              </w:rPr>
                            </w:pPr>
                            <w:bookmarkStart w:id="253" w:name="_Toc74879154"/>
                            <w:r>
                              <w:t xml:space="preserve">Gambar 4. </w:t>
                            </w:r>
                            <w:fldSimple w:instr=" SEQ Gambar_4. \* ARABIC ">
                              <w:r w:rsidR="002A2B00">
                                <w:rPr>
                                  <w:noProof/>
                                </w:rPr>
                                <w:t>29</w:t>
                              </w:r>
                            </w:fldSimple>
                            <w:r>
                              <w:rPr>
                                <w:lang w:val="en-US"/>
                              </w:rPr>
                              <w:t xml:space="preserve"> Halaman Tahapan </w:t>
                            </w:r>
                            <w:r>
                              <w:rPr>
                                <w:i/>
                                <w:iCs w:val="0"/>
                                <w:lang w:val="en-US"/>
                              </w:rPr>
                              <w:t>Progress</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13F8" id="Text Box 157" o:spid="_x0000_s1075" type="#_x0000_t202" style="position:absolute;left:0;text-align:left;margin-left:.25pt;margin-top:204.15pt;width:396.6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rDMQ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" stroked="f">
                <v:textbox style="mso-fit-shape-to-text:t" inset="0,0,0,0">
                  <w:txbxContent>
                    <w:p w14:paraId="59A8D2BC" w14:textId="58AD5656" w:rsidR="00174EBD" w:rsidRPr="00174EBD" w:rsidRDefault="00174EBD" w:rsidP="00174EBD">
                      <w:pPr>
                        <w:pStyle w:val="Caption"/>
                        <w:rPr>
                          <w:noProof/>
                          <w:sz w:val="24"/>
                          <w:szCs w:val="24"/>
                          <w:lang w:val="en-US"/>
                        </w:rPr>
                      </w:pPr>
                      <w:bookmarkStart w:id="254" w:name="_Toc74879154"/>
                      <w:r>
                        <w:t xml:space="preserve">Gambar 4. </w:t>
                      </w:r>
                      <w:fldSimple w:instr=" SEQ Gambar_4. \* ARABIC ">
                        <w:r w:rsidR="002A2B00">
                          <w:rPr>
                            <w:noProof/>
                          </w:rPr>
                          <w:t>29</w:t>
                        </w:r>
                      </w:fldSimple>
                      <w:r>
                        <w:rPr>
                          <w:lang w:val="en-US"/>
                        </w:rPr>
                        <w:t xml:space="preserve"> Halaman Tahapan </w:t>
                      </w:r>
                      <w:r>
                        <w:rPr>
                          <w:i/>
                          <w:iCs w:val="0"/>
                          <w:lang w:val="en-US"/>
                        </w:rPr>
                        <w:t>Progress</w:t>
                      </w:r>
                      <w:bookmarkEnd w:id="254"/>
                    </w:p>
                  </w:txbxContent>
                </v:textbox>
                <w10:wrap type="topAndBottom"/>
              </v:shape>
            </w:pict>
          </mc:Fallback>
        </mc:AlternateContent>
      </w:r>
      <w:r w:rsidR="00CC312C">
        <w:rPr>
          <w:noProof/>
          <w:lang w:val="en-US"/>
        </w:rPr>
        <w:drawing>
          <wp:anchor distT="0" distB="0" distL="114300" distR="114300" simplePos="0" relativeHeight="251763712" behindDoc="0" locked="0" layoutInCell="1" allowOverlap="1" wp14:anchorId="61055320" wp14:editId="362DEFBB">
            <wp:simplePos x="0" y="0"/>
            <wp:positionH relativeFrom="margin">
              <wp:align>right</wp:align>
            </wp:positionH>
            <wp:positionV relativeFrom="paragraph">
              <wp:posOffset>767715</wp:posOffset>
            </wp:positionV>
            <wp:extent cx="5036820" cy="1767840"/>
            <wp:effectExtent l="0" t="0" r="0"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t="12098" b="25537"/>
                    <a:stretch/>
                  </pic:blipFill>
                  <pic:spPr bwMode="auto">
                    <a:xfrm>
                      <a:off x="0" y="0"/>
                      <a:ext cx="5036820" cy="1767840"/>
                    </a:xfrm>
                    <a:prstGeom prst="rect">
                      <a:avLst/>
                    </a:prstGeom>
                    <a:noFill/>
                    <a:ln>
                      <a:noFill/>
                    </a:ln>
                    <a:extLst>
                      <a:ext uri="{53640926-AAD7-44D8-BBD7-CCE9431645EC}">
                        <a14:shadowObscured xmlns:a14="http://schemas.microsoft.com/office/drawing/2010/main"/>
                      </a:ext>
                    </a:extLst>
                  </pic:spPr>
                </pic:pic>
              </a:graphicData>
            </a:graphic>
          </wp:anchor>
        </w:drawing>
      </w:r>
      <w:r w:rsidR="00CC312C" w:rsidRPr="00CC312C">
        <w:rPr>
          <w:lang w:val="en-US"/>
        </w:rPr>
        <w:t xml:space="preserve">Pada halaman </w:t>
      </w:r>
      <w:r w:rsidR="004D3C4A">
        <w:rPr>
          <w:lang w:val="en-US"/>
        </w:rPr>
        <w:t>TAHAPAN PROGRESS</w:t>
      </w:r>
      <w:r w:rsidR="00CC312C" w:rsidRPr="00CC312C">
        <w:rPr>
          <w:lang w:val="en-US"/>
        </w:rPr>
        <w:t>, ditampilkan data-data user pengguna web ini dan menampilan menu HAPUS DATA / EDIT DATA jika SuperAdmin ingin mengedit data.</w:t>
      </w:r>
    </w:p>
    <w:p w14:paraId="4FE8D8DC" w14:textId="799E291B" w:rsidR="00CC312C" w:rsidRDefault="00CC312C"/>
    <w:p w14:paraId="0042EF32" w14:textId="32886437" w:rsidR="00CC312C" w:rsidRDefault="00174EBD" w:rsidP="00CC312C">
      <w:pPr>
        <w:ind w:firstLine="720"/>
      </w:pPr>
      <w:r>
        <w:rPr>
          <w:noProof/>
        </w:rPr>
        <mc:AlternateContent>
          <mc:Choice Requires="wps">
            <w:drawing>
              <wp:anchor distT="0" distB="0" distL="114300" distR="114300" simplePos="0" relativeHeight="251943936" behindDoc="0" locked="0" layoutInCell="1" allowOverlap="1" wp14:anchorId="35796261" wp14:editId="72ECD2A6">
                <wp:simplePos x="0" y="0"/>
                <wp:positionH relativeFrom="column">
                  <wp:posOffset>3175</wp:posOffset>
                </wp:positionH>
                <wp:positionV relativeFrom="paragraph">
                  <wp:posOffset>1985010</wp:posOffset>
                </wp:positionV>
                <wp:extent cx="5036820"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5EA20283" w14:textId="7F59D7F7" w:rsidR="00174EBD" w:rsidRPr="00361BA6" w:rsidRDefault="00174EBD" w:rsidP="00174EBD">
                            <w:pPr>
                              <w:pStyle w:val="Caption"/>
                              <w:rPr>
                                <w:noProof/>
                                <w:sz w:val="24"/>
                                <w:szCs w:val="24"/>
                              </w:rPr>
                            </w:pPr>
                            <w:bookmarkStart w:id="255" w:name="_Toc74879155"/>
                            <w:r>
                              <w:t xml:space="preserve">Gambar 4. </w:t>
                            </w:r>
                            <w:fldSimple w:instr=" SEQ Gambar_4. \* ARABIC ">
                              <w:r w:rsidR="002A2B00">
                                <w:rPr>
                                  <w:noProof/>
                                </w:rPr>
                                <w:t>30</w:t>
                              </w:r>
                            </w:fldSimple>
                            <w:r>
                              <w:rPr>
                                <w:lang w:val="en-US"/>
                              </w:rPr>
                              <w:t xml:space="preserve"> Halaman Tambah Data Tahapan </w:t>
                            </w:r>
                            <w:r>
                              <w:rPr>
                                <w:i/>
                                <w:iCs w:val="0"/>
                                <w:lang w:val="en-US"/>
                              </w:rPr>
                              <w:t>Progress</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96261" id="Text Box 158" o:spid="_x0000_s1076" type="#_x0000_t202" style="position:absolute;left:0;text-align:left;margin-left:.25pt;margin-top:156.3pt;width:396.6pt;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" stroked="f">
                <v:textbox style="mso-fit-shape-to-text:t" inset="0,0,0,0">
                  <w:txbxContent>
                    <w:p w14:paraId="5EA20283" w14:textId="7F59D7F7" w:rsidR="00174EBD" w:rsidRPr="00361BA6" w:rsidRDefault="00174EBD" w:rsidP="00174EBD">
                      <w:pPr>
                        <w:pStyle w:val="Caption"/>
                        <w:rPr>
                          <w:noProof/>
                          <w:sz w:val="24"/>
                          <w:szCs w:val="24"/>
                        </w:rPr>
                      </w:pPr>
                      <w:bookmarkStart w:id="256" w:name="_Toc74879155"/>
                      <w:r>
                        <w:t xml:space="preserve">Gambar 4. </w:t>
                      </w:r>
                      <w:fldSimple w:instr=" SEQ Gambar_4. \* ARABIC ">
                        <w:r w:rsidR="002A2B00">
                          <w:rPr>
                            <w:noProof/>
                          </w:rPr>
                          <w:t>30</w:t>
                        </w:r>
                      </w:fldSimple>
                      <w:r>
                        <w:rPr>
                          <w:lang w:val="en-US"/>
                        </w:rPr>
                        <w:t xml:space="preserve"> Halaman Tambah Data Tahapan </w:t>
                      </w:r>
                      <w:r>
                        <w:rPr>
                          <w:i/>
                          <w:iCs w:val="0"/>
                          <w:lang w:val="en-US"/>
                        </w:rPr>
                        <w:t>Progress</w:t>
                      </w:r>
                      <w:bookmarkEnd w:id="256"/>
                    </w:p>
                  </w:txbxContent>
                </v:textbox>
                <w10:wrap type="topAndBottom"/>
              </v:shape>
            </w:pict>
          </mc:Fallback>
        </mc:AlternateContent>
      </w:r>
      <w:r w:rsidR="006C14E6">
        <w:rPr>
          <w:noProof/>
        </w:rPr>
        <w:drawing>
          <wp:anchor distT="0" distB="0" distL="114300" distR="114300" simplePos="0" relativeHeight="251768832" behindDoc="0" locked="0" layoutInCell="1" allowOverlap="1" wp14:anchorId="04362BF3" wp14:editId="7469A64F">
            <wp:simplePos x="0" y="0"/>
            <wp:positionH relativeFrom="margin">
              <wp:align>right</wp:align>
            </wp:positionH>
            <wp:positionV relativeFrom="paragraph">
              <wp:posOffset>480060</wp:posOffset>
            </wp:positionV>
            <wp:extent cx="5036820" cy="14478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t="10753" b="38172"/>
                    <a:stretch/>
                  </pic:blipFill>
                  <pic:spPr bwMode="auto">
                    <a:xfrm>
                      <a:off x="0" y="0"/>
                      <a:ext cx="5036820" cy="1447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312C" w:rsidRPr="00CC312C">
        <w:t xml:space="preserve">Pada Halaman </w:t>
      </w:r>
      <w:r w:rsidR="003A1070">
        <w:rPr>
          <w:lang w:val="en-US"/>
        </w:rPr>
        <w:t>TAHAPAN PROGRESS</w:t>
      </w:r>
      <w:r w:rsidR="003A1070" w:rsidRPr="00CC312C">
        <w:t xml:space="preserve"> </w:t>
      </w:r>
      <w:r w:rsidR="00CC312C" w:rsidRPr="00CC312C">
        <w:t>ini, disediakan form untuk Tambah data atau menambah user pengguna web ini yang dapat diisi SuperAdmin.</w:t>
      </w:r>
    </w:p>
    <w:p w14:paraId="460E05CB" w14:textId="77777777" w:rsidR="00CC312C" w:rsidRDefault="00CC312C" w:rsidP="00CC312C">
      <w:pPr>
        <w:ind w:firstLine="720"/>
      </w:pPr>
    </w:p>
    <w:p w14:paraId="5156E8C0" w14:textId="77AB2448" w:rsidR="00CC312C" w:rsidRDefault="00174EBD" w:rsidP="00CC312C">
      <w:pPr>
        <w:ind w:firstLine="720"/>
      </w:pPr>
      <w:r>
        <w:rPr>
          <w:noProof/>
        </w:rPr>
        <mc:AlternateContent>
          <mc:Choice Requires="wps">
            <w:drawing>
              <wp:anchor distT="0" distB="0" distL="114300" distR="114300" simplePos="0" relativeHeight="251945984" behindDoc="0" locked="0" layoutInCell="1" allowOverlap="1" wp14:anchorId="7B9BD36A" wp14:editId="0463C208">
                <wp:simplePos x="0" y="0"/>
                <wp:positionH relativeFrom="column">
                  <wp:posOffset>3175</wp:posOffset>
                </wp:positionH>
                <wp:positionV relativeFrom="paragraph">
                  <wp:posOffset>2362200</wp:posOffset>
                </wp:positionV>
                <wp:extent cx="5036820" cy="635"/>
                <wp:effectExtent l="0" t="0" r="0" b="0"/>
                <wp:wrapTopAndBottom/>
                <wp:docPr id="159" name="Text Box 15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4C8C853" w14:textId="718E1F47" w:rsidR="00174EBD" w:rsidRPr="00B15D0D" w:rsidRDefault="00174EBD" w:rsidP="00174EBD">
                            <w:pPr>
                              <w:pStyle w:val="Caption"/>
                              <w:rPr>
                                <w:noProof/>
                                <w:sz w:val="24"/>
                                <w:szCs w:val="24"/>
                              </w:rPr>
                            </w:pPr>
                            <w:bookmarkStart w:id="257" w:name="_Toc74879156"/>
                            <w:r>
                              <w:t xml:space="preserve">Gambar 4. </w:t>
                            </w:r>
                            <w:fldSimple w:instr=" SEQ Gambar_4. \* ARABIC ">
                              <w:r w:rsidR="002A2B00">
                                <w:rPr>
                                  <w:noProof/>
                                </w:rPr>
                                <w:t>31</w:t>
                              </w:r>
                            </w:fldSimple>
                            <w:r>
                              <w:rPr>
                                <w:lang w:val="en-US"/>
                              </w:rPr>
                              <w:t xml:space="preserve"> Halaman Edit Data Tahapan </w:t>
                            </w:r>
                            <w:r>
                              <w:rPr>
                                <w:i/>
                                <w:iCs w:val="0"/>
                                <w:lang w:val="en-US"/>
                              </w:rPr>
                              <w:t>Progress</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BD36A" id="Text Box 159" o:spid="_x0000_s1077" type="#_x0000_t202" style="position:absolute;left:0;text-align:left;margin-left:.25pt;margin-top:186pt;width:396.6pt;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WBZLwIAAGk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" stroked="f">
                <v:textbox style="mso-fit-shape-to-text:t" inset="0,0,0,0">
                  <w:txbxContent>
                    <w:p w14:paraId="14C8C853" w14:textId="718E1F47" w:rsidR="00174EBD" w:rsidRPr="00B15D0D" w:rsidRDefault="00174EBD" w:rsidP="00174EBD">
                      <w:pPr>
                        <w:pStyle w:val="Caption"/>
                        <w:rPr>
                          <w:noProof/>
                          <w:sz w:val="24"/>
                          <w:szCs w:val="24"/>
                        </w:rPr>
                      </w:pPr>
                      <w:bookmarkStart w:id="258" w:name="_Toc74879156"/>
                      <w:r>
                        <w:t xml:space="preserve">Gambar 4. </w:t>
                      </w:r>
                      <w:fldSimple w:instr=" SEQ Gambar_4. \* ARABIC ">
                        <w:r w:rsidR="002A2B00">
                          <w:rPr>
                            <w:noProof/>
                          </w:rPr>
                          <w:t>31</w:t>
                        </w:r>
                      </w:fldSimple>
                      <w:r>
                        <w:rPr>
                          <w:lang w:val="en-US"/>
                        </w:rPr>
                        <w:t xml:space="preserve"> Halaman Edit Data Tahapan </w:t>
                      </w:r>
                      <w:r>
                        <w:rPr>
                          <w:i/>
                          <w:iCs w:val="0"/>
                          <w:lang w:val="en-US"/>
                        </w:rPr>
                        <w:t>Progress</w:t>
                      </w:r>
                      <w:bookmarkEnd w:id="258"/>
                    </w:p>
                  </w:txbxContent>
                </v:textbox>
                <w10:wrap type="topAndBottom"/>
              </v:shape>
            </w:pict>
          </mc:Fallback>
        </mc:AlternateContent>
      </w:r>
      <w:r w:rsidR="00CC312C">
        <w:rPr>
          <w:noProof/>
        </w:rPr>
        <w:drawing>
          <wp:anchor distT="0" distB="0" distL="114300" distR="114300" simplePos="0" relativeHeight="251765760" behindDoc="0" locked="0" layoutInCell="1" allowOverlap="1" wp14:anchorId="41BCE7BA" wp14:editId="28A9FFBB">
            <wp:simplePos x="0" y="0"/>
            <wp:positionH relativeFrom="margin">
              <wp:align>right</wp:align>
            </wp:positionH>
            <wp:positionV relativeFrom="paragraph">
              <wp:posOffset>483870</wp:posOffset>
            </wp:positionV>
            <wp:extent cx="5036820" cy="182118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6" cstate="print">
                      <a:extLst>
                        <a:ext uri="{28A0092B-C50C-407E-A947-70E740481C1C}">
                          <a14:useLocalDpi xmlns:a14="http://schemas.microsoft.com/office/drawing/2010/main" val="0"/>
                        </a:ext>
                      </a:extLst>
                    </a:blip>
                    <a:srcRect t="10483" b="25268"/>
                    <a:stretch/>
                  </pic:blipFill>
                  <pic:spPr bwMode="auto">
                    <a:xfrm>
                      <a:off x="0" y="0"/>
                      <a:ext cx="5036820" cy="1821180"/>
                    </a:xfrm>
                    <a:prstGeom prst="rect">
                      <a:avLst/>
                    </a:prstGeom>
                    <a:noFill/>
                    <a:ln>
                      <a:noFill/>
                    </a:ln>
                    <a:extLst>
                      <a:ext uri="{53640926-AAD7-44D8-BBD7-CCE9431645EC}">
                        <a14:shadowObscured xmlns:a14="http://schemas.microsoft.com/office/drawing/2010/main"/>
                      </a:ext>
                    </a:extLst>
                  </pic:spPr>
                </pic:pic>
              </a:graphicData>
            </a:graphic>
          </wp:anchor>
        </w:drawing>
      </w:r>
      <w:r w:rsidR="00CC312C">
        <w:t>Pada Halaman Data User ini, disediakan form EDIT DATA yang dapat diisi SuperAdmin.</w:t>
      </w:r>
    </w:p>
    <w:p w14:paraId="60019AE8" w14:textId="48114ED4" w:rsidR="00CC312C" w:rsidRDefault="00CC312C" w:rsidP="00CC312C">
      <w:pPr>
        <w:ind w:firstLine="720"/>
        <w:rPr>
          <w:rFonts w:asciiTheme="majorHAnsi" w:eastAsiaTheme="majorEastAsia" w:hAnsiTheme="majorHAnsi" w:cstheme="majorBidi"/>
          <w:b/>
          <w:caps/>
          <w:color w:val="000000" w:themeColor="accent1" w:themeShade="BF"/>
          <w:sz w:val="32"/>
          <w:szCs w:val="32"/>
        </w:rPr>
      </w:pPr>
      <w:r>
        <w:br w:type="page"/>
      </w:r>
    </w:p>
    <w:p w14:paraId="3E352F6A" w14:textId="6F45DD53" w:rsidR="00C808B5" w:rsidRDefault="00C808B5" w:rsidP="00C808B5">
      <w:pPr>
        <w:pStyle w:val="Heading3"/>
        <w:rPr>
          <w:lang w:val="en-US"/>
        </w:rPr>
      </w:pPr>
      <w:bookmarkStart w:id="259" w:name="_Toc74879962"/>
      <w:r>
        <w:rPr>
          <w:lang w:val="en-US"/>
        </w:rPr>
        <w:lastRenderedPageBreak/>
        <w:t xml:space="preserve">Halaman </w:t>
      </w:r>
      <w:r w:rsidR="006C14E6">
        <w:rPr>
          <w:i/>
          <w:iCs/>
          <w:lang w:val="en-US"/>
        </w:rPr>
        <w:t>Companies</w:t>
      </w:r>
      <w:r>
        <w:rPr>
          <w:i/>
          <w:iCs/>
          <w:lang w:val="en-US"/>
        </w:rPr>
        <w:t xml:space="preserve"> </w:t>
      </w:r>
      <w:r>
        <w:rPr>
          <w:lang w:val="en-US"/>
        </w:rPr>
        <w:t>SuperAdmin</w:t>
      </w:r>
      <w:bookmarkEnd w:id="259"/>
    </w:p>
    <w:p w14:paraId="6648AC2A" w14:textId="74667D67" w:rsidR="006C14E6" w:rsidRDefault="00174EBD" w:rsidP="006C14E6">
      <w:pPr>
        <w:ind w:firstLine="720"/>
        <w:rPr>
          <w:i/>
          <w:iCs/>
          <w:lang w:val="en-US"/>
        </w:rPr>
      </w:pPr>
      <w:r>
        <w:rPr>
          <w:noProof/>
        </w:rPr>
        <mc:AlternateContent>
          <mc:Choice Requires="wps">
            <w:drawing>
              <wp:anchor distT="0" distB="0" distL="114300" distR="114300" simplePos="0" relativeHeight="251948032" behindDoc="0" locked="0" layoutInCell="1" allowOverlap="1" wp14:anchorId="1AE5C358" wp14:editId="046544A9">
                <wp:simplePos x="0" y="0"/>
                <wp:positionH relativeFrom="column">
                  <wp:posOffset>10795</wp:posOffset>
                </wp:positionH>
                <wp:positionV relativeFrom="paragraph">
                  <wp:posOffset>2411730</wp:posOffset>
                </wp:positionV>
                <wp:extent cx="5029200" cy="635"/>
                <wp:effectExtent l="0" t="0" r="0" b="0"/>
                <wp:wrapTopAndBottom/>
                <wp:docPr id="160" name="Text Box 16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85DC7B3" w14:textId="5DFAB87F" w:rsidR="00174EBD" w:rsidRPr="006D397E" w:rsidRDefault="00174EBD" w:rsidP="00174EBD">
                            <w:pPr>
                              <w:pStyle w:val="Caption"/>
                              <w:rPr>
                                <w:i/>
                                <w:noProof/>
                                <w:sz w:val="24"/>
                                <w:szCs w:val="24"/>
                                <w:lang w:val="en-US"/>
                              </w:rPr>
                            </w:pPr>
                            <w:bookmarkStart w:id="260" w:name="_Toc74879157"/>
                            <w:r>
                              <w:t xml:space="preserve">Gambar 4. </w:t>
                            </w:r>
                            <w:fldSimple w:instr=" SEQ Gambar_4. \* ARABIC ">
                              <w:r w:rsidR="002A2B00">
                                <w:rPr>
                                  <w:noProof/>
                                </w:rPr>
                                <w:t>32</w:t>
                              </w:r>
                            </w:fldSimple>
                            <w:r>
                              <w:rPr>
                                <w:lang w:val="en-US"/>
                              </w:rPr>
                              <w:t xml:space="preserve"> Halaman </w:t>
                            </w:r>
                            <w:r>
                              <w:rPr>
                                <w:i/>
                                <w:iCs w:val="0"/>
                                <w:lang w:val="en-US"/>
                              </w:rPr>
                              <w:t xml:space="preserve">Companies </w:t>
                            </w:r>
                            <w:r>
                              <w:rPr>
                                <w:lang w:val="en-US"/>
                              </w:rPr>
                              <w:t>SuperAdmin</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5C358" id="Text Box 160" o:spid="_x0000_s1078" type="#_x0000_t202" style="position:absolute;left:0;text-align:left;margin-left:.85pt;margin-top:189.9pt;width:396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" stroked="f">
                <v:textbox style="mso-fit-shape-to-text:t" inset="0,0,0,0">
                  <w:txbxContent>
                    <w:p w14:paraId="585DC7B3" w14:textId="5DFAB87F" w:rsidR="00174EBD" w:rsidRPr="006D397E" w:rsidRDefault="00174EBD" w:rsidP="00174EBD">
                      <w:pPr>
                        <w:pStyle w:val="Caption"/>
                        <w:rPr>
                          <w:i/>
                          <w:noProof/>
                          <w:sz w:val="24"/>
                          <w:szCs w:val="24"/>
                          <w:lang w:val="en-US"/>
                        </w:rPr>
                      </w:pPr>
                      <w:bookmarkStart w:id="261" w:name="_Toc74879157"/>
                      <w:r>
                        <w:t xml:space="preserve">Gambar 4. </w:t>
                      </w:r>
                      <w:fldSimple w:instr=" SEQ Gambar_4. \* ARABIC ">
                        <w:r w:rsidR="002A2B00">
                          <w:rPr>
                            <w:noProof/>
                          </w:rPr>
                          <w:t>32</w:t>
                        </w:r>
                      </w:fldSimple>
                      <w:r>
                        <w:rPr>
                          <w:lang w:val="en-US"/>
                        </w:rPr>
                        <w:t xml:space="preserve"> Halaman </w:t>
                      </w:r>
                      <w:r>
                        <w:rPr>
                          <w:i/>
                          <w:iCs w:val="0"/>
                          <w:lang w:val="en-US"/>
                        </w:rPr>
                        <w:t xml:space="preserve">Companies </w:t>
                      </w:r>
                      <w:r>
                        <w:rPr>
                          <w:lang w:val="en-US"/>
                        </w:rPr>
                        <w:t>SuperAdmin</w:t>
                      </w:r>
                      <w:bookmarkEnd w:id="261"/>
                    </w:p>
                  </w:txbxContent>
                </v:textbox>
                <w10:wrap type="topAndBottom"/>
              </v:shape>
            </w:pict>
          </mc:Fallback>
        </mc:AlternateContent>
      </w:r>
      <w:r w:rsidR="00C21799">
        <w:rPr>
          <w:i/>
          <w:iCs/>
          <w:noProof/>
          <w:lang w:val="en-US"/>
        </w:rPr>
        <w:drawing>
          <wp:anchor distT="0" distB="0" distL="114300" distR="114300" simplePos="0" relativeHeight="251769856" behindDoc="0" locked="0" layoutInCell="1" allowOverlap="1" wp14:anchorId="30B7001C" wp14:editId="75C87D90">
            <wp:simplePos x="0" y="0"/>
            <wp:positionH relativeFrom="margin">
              <wp:align>right</wp:align>
            </wp:positionH>
            <wp:positionV relativeFrom="paragraph">
              <wp:posOffset>443210</wp:posOffset>
            </wp:positionV>
            <wp:extent cx="5029200" cy="191198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029200" cy="1911985"/>
                    </a:xfrm>
                    <a:prstGeom prst="rect">
                      <a:avLst/>
                    </a:prstGeom>
                    <a:noFill/>
                    <a:ln>
                      <a:noFill/>
                    </a:ln>
                  </pic:spPr>
                </pic:pic>
              </a:graphicData>
            </a:graphic>
            <wp14:sizeRelV relativeFrom="margin">
              <wp14:pctHeight>0</wp14:pctHeight>
            </wp14:sizeRelV>
          </wp:anchor>
        </w:drawing>
      </w:r>
      <w:r w:rsidR="006C14E6" w:rsidRPr="006C14E6">
        <w:rPr>
          <w:lang w:val="en-US"/>
        </w:rPr>
        <w:t xml:space="preserve">Pada halaman </w:t>
      </w:r>
      <w:r w:rsidR="006C14E6">
        <w:rPr>
          <w:i/>
          <w:iCs/>
          <w:lang w:val="en-US"/>
        </w:rPr>
        <w:t>Companies SuperAdmin</w:t>
      </w:r>
      <w:r w:rsidR="006C14E6" w:rsidRPr="006C14E6">
        <w:rPr>
          <w:lang w:val="en-US"/>
        </w:rPr>
        <w:t xml:space="preserve">, </w:t>
      </w:r>
      <w:r w:rsidR="006C14E6">
        <w:rPr>
          <w:lang w:val="en-US"/>
        </w:rPr>
        <w:t>hanya bisa melihat</w:t>
      </w:r>
      <w:r w:rsidR="006C14E6" w:rsidRPr="006C14E6">
        <w:rPr>
          <w:lang w:val="en-US"/>
        </w:rPr>
        <w:t xml:space="preserve"> data-data pengguna </w:t>
      </w:r>
      <w:r w:rsidR="006C14E6">
        <w:rPr>
          <w:lang w:val="en-US"/>
        </w:rPr>
        <w:t xml:space="preserve">dan SuperAdmin tidak bisa tambahdata, editdata, hapusdata </w:t>
      </w:r>
      <w:r w:rsidR="006C14E6">
        <w:rPr>
          <w:i/>
          <w:iCs/>
          <w:lang w:val="en-US"/>
        </w:rPr>
        <w:t>Companies.</w:t>
      </w:r>
    </w:p>
    <w:p w14:paraId="7A9E00F0" w14:textId="77777777" w:rsidR="00C21799" w:rsidRPr="006C14E6" w:rsidRDefault="00C21799" w:rsidP="006C14E6">
      <w:pPr>
        <w:ind w:firstLine="720"/>
        <w:rPr>
          <w:i/>
          <w:iCs/>
          <w:lang w:val="en-US"/>
        </w:rPr>
      </w:pPr>
    </w:p>
    <w:p w14:paraId="231B5A61" w14:textId="6CF03379" w:rsidR="00C21799" w:rsidRPr="00C21799" w:rsidRDefault="006C14E6" w:rsidP="00C21799">
      <w:pPr>
        <w:pStyle w:val="Heading3"/>
        <w:rPr>
          <w:lang w:val="en-US"/>
        </w:rPr>
      </w:pPr>
      <w:bookmarkStart w:id="262" w:name="_Toc74879963"/>
      <w:r>
        <w:rPr>
          <w:lang w:val="en-US"/>
        </w:rPr>
        <w:t xml:space="preserve">Halaman </w:t>
      </w:r>
      <w:r>
        <w:rPr>
          <w:i/>
          <w:iCs/>
          <w:lang w:val="en-US"/>
        </w:rPr>
        <w:t xml:space="preserve">Companies </w:t>
      </w:r>
      <w:r>
        <w:rPr>
          <w:lang w:val="en-US"/>
        </w:rPr>
        <w:t>UserMarketing</w:t>
      </w:r>
      <w:bookmarkEnd w:id="262"/>
    </w:p>
    <w:p w14:paraId="18EE76D6" w14:textId="2DBFF005" w:rsidR="006C14E6" w:rsidRPr="006C14E6" w:rsidRDefault="006C14E6" w:rsidP="006C14E6">
      <w:pPr>
        <w:ind w:firstLine="720"/>
        <w:rPr>
          <w:lang w:val="en-US"/>
        </w:rPr>
      </w:pPr>
      <w:r w:rsidRPr="006C14E6">
        <w:rPr>
          <w:lang w:val="en-US"/>
        </w:rPr>
        <w:t xml:space="preserve">Pada halaman </w:t>
      </w:r>
      <w:r>
        <w:rPr>
          <w:i/>
          <w:iCs/>
          <w:lang w:val="en-US"/>
        </w:rPr>
        <w:t xml:space="preserve">Companies </w:t>
      </w:r>
      <w:r>
        <w:rPr>
          <w:lang w:val="en-US"/>
        </w:rPr>
        <w:t>UserMarketing</w:t>
      </w:r>
      <w:r w:rsidRPr="006C14E6">
        <w:rPr>
          <w:lang w:val="en-US"/>
        </w:rPr>
        <w:t xml:space="preserve">, ditampilkan data-data user pengguna web ini dan menampilan menu HAPUS DATA / EDIT DATA jika </w:t>
      </w:r>
      <w:r>
        <w:rPr>
          <w:lang w:val="en-US"/>
        </w:rPr>
        <w:t>UserMarketing</w:t>
      </w:r>
      <w:r w:rsidRPr="006C14E6">
        <w:rPr>
          <w:lang w:val="en-US"/>
        </w:rPr>
        <w:t xml:space="preserve"> ingin mengedit data.</w:t>
      </w:r>
      <w:r w:rsidR="00174EBD">
        <w:rPr>
          <w:noProof/>
        </w:rPr>
        <mc:AlternateContent>
          <mc:Choice Requires="wps">
            <w:drawing>
              <wp:anchor distT="0" distB="0" distL="114300" distR="114300" simplePos="0" relativeHeight="251950080" behindDoc="0" locked="0" layoutInCell="1" allowOverlap="1" wp14:anchorId="3767BC65" wp14:editId="51FDA09E">
                <wp:simplePos x="0" y="0"/>
                <wp:positionH relativeFrom="column">
                  <wp:posOffset>0</wp:posOffset>
                </wp:positionH>
                <wp:positionV relativeFrom="paragraph">
                  <wp:posOffset>2613660</wp:posOffset>
                </wp:positionV>
                <wp:extent cx="5036820" cy="63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49DBD054" w14:textId="315F3263" w:rsidR="00174EBD" w:rsidRPr="0057298D" w:rsidRDefault="00174EBD" w:rsidP="00174EBD">
                            <w:pPr>
                              <w:pStyle w:val="Caption"/>
                              <w:rPr>
                                <w:sz w:val="24"/>
                                <w:szCs w:val="24"/>
                                <w:lang w:val="en-US"/>
                              </w:rPr>
                            </w:pPr>
                            <w:bookmarkStart w:id="263" w:name="_Toc74879158"/>
                            <w:r>
                              <w:t xml:space="preserve">Gambar 4. </w:t>
                            </w:r>
                            <w:fldSimple w:instr=" SEQ Gambar_4. \* ARABIC ">
                              <w:r w:rsidR="002A2B00">
                                <w:rPr>
                                  <w:noProof/>
                                </w:rPr>
                                <w:t>33</w:t>
                              </w:r>
                            </w:fldSimple>
                            <w:r>
                              <w:rPr>
                                <w:lang w:val="en-US"/>
                              </w:rPr>
                              <w:t xml:space="preserve"> Halaman </w:t>
                            </w:r>
                            <w:r>
                              <w:rPr>
                                <w:i/>
                                <w:iCs w:val="0"/>
                                <w:lang w:val="en-US"/>
                              </w:rPr>
                              <w:t xml:space="preserve">Companies </w:t>
                            </w:r>
                            <w:r>
                              <w:rPr>
                                <w:lang w:val="en-US"/>
                              </w:rPr>
                              <w:t>UserMarketing</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7BC65" id="Text Box 161" o:spid="_x0000_s1079" type="#_x0000_t202" style="position:absolute;left:0;text-align:left;margin-left:0;margin-top:205.8pt;width:396.6pt;height:.0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" stroked="f">
                <v:textbox style="mso-fit-shape-to-text:t" inset="0,0,0,0">
                  <w:txbxContent>
                    <w:p w14:paraId="49DBD054" w14:textId="315F3263" w:rsidR="00174EBD" w:rsidRPr="0057298D" w:rsidRDefault="00174EBD" w:rsidP="00174EBD">
                      <w:pPr>
                        <w:pStyle w:val="Caption"/>
                        <w:rPr>
                          <w:sz w:val="24"/>
                          <w:szCs w:val="24"/>
                          <w:lang w:val="en-US"/>
                        </w:rPr>
                      </w:pPr>
                      <w:bookmarkStart w:id="264" w:name="_Toc74879158"/>
                      <w:r>
                        <w:t xml:space="preserve">Gambar 4. </w:t>
                      </w:r>
                      <w:fldSimple w:instr=" SEQ Gambar_4. \* ARABIC ">
                        <w:r w:rsidR="002A2B00">
                          <w:rPr>
                            <w:noProof/>
                          </w:rPr>
                          <w:t>33</w:t>
                        </w:r>
                      </w:fldSimple>
                      <w:r>
                        <w:rPr>
                          <w:lang w:val="en-US"/>
                        </w:rPr>
                        <w:t xml:space="preserve"> Halaman </w:t>
                      </w:r>
                      <w:r>
                        <w:rPr>
                          <w:i/>
                          <w:iCs w:val="0"/>
                          <w:lang w:val="en-US"/>
                        </w:rPr>
                        <w:t xml:space="preserve">Companies </w:t>
                      </w:r>
                      <w:r>
                        <w:rPr>
                          <w:lang w:val="en-US"/>
                        </w:rPr>
                        <w:t>UserMarketing</w:t>
                      </w:r>
                      <w:bookmarkEnd w:id="264"/>
                    </w:p>
                  </w:txbxContent>
                </v:textbox>
                <w10:wrap type="topAndBottom"/>
              </v:shape>
            </w:pict>
          </mc:Fallback>
        </mc:AlternateContent>
      </w:r>
      <w:r>
        <w:rPr>
          <w:noProof/>
          <w:lang w:val="en-US"/>
        </w:rPr>
        <w:drawing>
          <wp:anchor distT="0" distB="0" distL="114300" distR="114300" simplePos="0" relativeHeight="251770880" behindDoc="0" locked="0" layoutInCell="1" allowOverlap="1" wp14:anchorId="37A4DB3B" wp14:editId="0006A62A">
            <wp:simplePos x="0" y="0"/>
            <wp:positionH relativeFrom="column">
              <wp:posOffset>0</wp:posOffset>
            </wp:positionH>
            <wp:positionV relativeFrom="paragraph">
              <wp:posOffset>788670</wp:posOffset>
            </wp:positionV>
            <wp:extent cx="5036820" cy="1767840"/>
            <wp:effectExtent l="0" t="0" r="0" b="381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036820" cy="1767840"/>
                    </a:xfrm>
                    <a:prstGeom prst="rect">
                      <a:avLst/>
                    </a:prstGeom>
                    <a:noFill/>
                    <a:ln>
                      <a:noFill/>
                    </a:ln>
                  </pic:spPr>
                </pic:pic>
              </a:graphicData>
            </a:graphic>
          </wp:anchor>
        </w:drawing>
      </w:r>
    </w:p>
    <w:p w14:paraId="38963770" w14:textId="77777777" w:rsidR="00C21799" w:rsidRDefault="00C21799" w:rsidP="006C14E6">
      <w:pPr>
        <w:ind w:firstLine="720"/>
      </w:pPr>
    </w:p>
    <w:p w14:paraId="062F9F9F" w14:textId="777564A1" w:rsidR="00CC312C" w:rsidRPr="002330C1" w:rsidRDefault="00B96D0B" w:rsidP="002330C1">
      <w:pPr>
        <w:ind w:firstLine="720"/>
      </w:pPr>
      <w:r>
        <w:rPr>
          <w:noProof/>
        </w:rPr>
        <w:lastRenderedPageBreak/>
        <mc:AlternateContent>
          <mc:Choice Requires="wps">
            <w:drawing>
              <wp:anchor distT="0" distB="0" distL="114300" distR="114300" simplePos="0" relativeHeight="251952128" behindDoc="0" locked="0" layoutInCell="1" allowOverlap="1" wp14:anchorId="6DA260AF" wp14:editId="0A0E9493">
                <wp:simplePos x="0" y="0"/>
                <wp:positionH relativeFrom="column">
                  <wp:posOffset>3175</wp:posOffset>
                </wp:positionH>
                <wp:positionV relativeFrom="paragraph">
                  <wp:posOffset>2720340</wp:posOffset>
                </wp:positionV>
                <wp:extent cx="5036820"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3812EEF8" w14:textId="72F52552" w:rsidR="00B96D0B" w:rsidRPr="00854173" w:rsidRDefault="00B96D0B" w:rsidP="00B96D0B">
                            <w:pPr>
                              <w:pStyle w:val="Caption"/>
                              <w:rPr>
                                <w:noProof/>
                                <w:sz w:val="24"/>
                                <w:szCs w:val="24"/>
                              </w:rPr>
                            </w:pPr>
                            <w:bookmarkStart w:id="265" w:name="_Toc74879159"/>
                            <w:r>
                              <w:t xml:space="preserve">Gambar 4. </w:t>
                            </w:r>
                            <w:fldSimple w:instr=" SEQ Gambar_4. \* ARABIC ">
                              <w:r w:rsidR="002A2B00">
                                <w:rPr>
                                  <w:noProof/>
                                </w:rPr>
                                <w:t>34</w:t>
                              </w:r>
                            </w:fldSimple>
                            <w:r>
                              <w:rPr>
                                <w:lang w:val="en-US"/>
                              </w:rPr>
                              <w:t xml:space="preserve"> Halaman Tambah Data </w:t>
                            </w:r>
                            <w:r>
                              <w:rPr>
                                <w:i/>
                                <w:iCs w:val="0"/>
                                <w:lang w:val="en-US"/>
                              </w:rPr>
                              <w:t xml:space="preserve">Companies </w:t>
                            </w:r>
                            <w:r>
                              <w:rPr>
                                <w:lang w:val="en-US"/>
                              </w:rPr>
                              <w:t>UserMarketing</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260AF" id="Text Box 162" o:spid="_x0000_s1080" type="#_x0000_t202" style="position:absolute;left:0;text-align:left;margin-left:.25pt;margin-top:214.2pt;width:396.6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42UMAIAAGkEAAAOAAAAZHJzL2Uyb0RvYy54bWysVMFu2zAMvQ/YPwi6L07SJS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" stroked="f">
                <v:textbox style="mso-fit-shape-to-text:t" inset="0,0,0,0">
                  <w:txbxContent>
                    <w:p w14:paraId="3812EEF8" w14:textId="72F52552" w:rsidR="00B96D0B" w:rsidRPr="00854173" w:rsidRDefault="00B96D0B" w:rsidP="00B96D0B">
                      <w:pPr>
                        <w:pStyle w:val="Caption"/>
                        <w:rPr>
                          <w:noProof/>
                          <w:sz w:val="24"/>
                          <w:szCs w:val="24"/>
                        </w:rPr>
                      </w:pPr>
                      <w:bookmarkStart w:id="266" w:name="_Toc74879159"/>
                      <w:r>
                        <w:t xml:space="preserve">Gambar 4. </w:t>
                      </w:r>
                      <w:fldSimple w:instr=" SEQ Gambar_4. \* ARABIC ">
                        <w:r w:rsidR="002A2B00">
                          <w:rPr>
                            <w:noProof/>
                          </w:rPr>
                          <w:t>34</w:t>
                        </w:r>
                      </w:fldSimple>
                      <w:r>
                        <w:rPr>
                          <w:lang w:val="en-US"/>
                        </w:rPr>
                        <w:t xml:space="preserve"> Halaman Tambah Data </w:t>
                      </w:r>
                      <w:r>
                        <w:rPr>
                          <w:i/>
                          <w:iCs w:val="0"/>
                          <w:lang w:val="en-US"/>
                        </w:rPr>
                        <w:t xml:space="preserve">Companies </w:t>
                      </w:r>
                      <w:r>
                        <w:rPr>
                          <w:lang w:val="en-US"/>
                        </w:rPr>
                        <w:t>UserMarketing</w:t>
                      </w:r>
                      <w:bookmarkEnd w:id="266"/>
                    </w:p>
                  </w:txbxContent>
                </v:textbox>
                <w10:wrap type="topAndBottom"/>
              </v:shape>
            </w:pict>
          </mc:Fallback>
        </mc:AlternateContent>
      </w:r>
      <w:r w:rsidR="006C14E6">
        <w:rPr>
          <w:noProof/>
        </w:rPr>
        <w:drawing>
          <wp:anchor distT="0" distB="0" distL="114300" distR="114300" simplePos="0" relativeHeight="251771904" behindDoc="0" locked="0" layoutInCell="1" allowOverlap="1" wp14:anchorId="35EAC3F0" wp14:editId="1FFD40EF">
            <wp:simplePos x="0" y="0"/>
            <wp:positionH relativeFrom="margin">
              <wp:align>right</wp:align>
            </wp:positionH>
            <wp:positionV relativeFrom="paragraph">
              <wp:posOffset>605795</wp:posOffset>
            </wp:positionV>
            <wp:extent cx="5036820" cy="20574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036820" cy="2057400"/>
                    </a:xfrm>
                    <a:prstGeom prst="rect">
                      <a:avLst/>
                    </a:prstGeom>
                    <a:noFill/>
                    <a:ln>
                      <a:noFill/>
                    </a:ln>
                  </pic:spPr>
                </pic:pic>
              </a:graphicData>
            </a:graphic>
          </wp:anchor>
        </w:drawing>
      </w:r>
      <w:r w:rsidR="006C14E6" w:rsidRPr="006C14E6">
        <w:t xml:space="preserve">Pada Halaman </w:t>
      </w:r>
      <w:r w:rsidR="00AD5096">
        <w:rPr>
          <w:i/>
          <w:iCs/>
          <w:lang w:val="en-US"/>
        </w:rPr>
        <w:t>Companies</w:t>
      </w:r>
      <w:r w:rsidR="006C14E6">
        <w:rPr>
          <w:i/>
          <w:iCs/>
          <w:lang w:val="en-US"/>
        </w:rPr>
        <w:t xml:space="preserve"> </w:t>
      </w:r>
      <w:r w:rsidR="006C14E6" w:rsidRPr="006C14E6">
        <w:t>ini, disediakan form untuk Tambah data atau menambah user pengguna web ini yang dapat diisi UserMarketing.</w:t>
      </w:r>
    </w:p>
    <w:p w14:paraId="5494563E" w14:textId="77777777" w:rsidR="00174EBD" w:rsidRDefault="00174EBD" w:rsidP="00AD5096">
      <w:pPr>
        <w:ind w:firstLine="720"/>
      </w:pPr>
    </w:p>
    <w:p w14:paraId="51406B50" w14:textId="35282B51" w:rsidR="00453EF0" w:rsidRDefault="00B96D0B" w:rsidP="00AD5096">
      <w:pPr>
        <w:ind w:firstLine="720"/>
      </w:pPr>
      <w:r>
        <w:rPr>
          <w:noProof/>
        </w:rPr>
        <mc:AlternateContent>
          <mc:Choice Requires="wps">
            <w:drawing>
              <wp:anchor distT="0" distB="0" distL="114300" distR="114300" simplePos="0" relativeHeight="251954176" behindDoc="0" locked="0" layoutInCell="1" allowOverlap="1" wp14:anchorId="6112A51B" wp14:editId="760883C1">
                <wp:simplePos x="0" y="0"/>
                <wp:positionH relativeFrom="column">
                  <wp:posOffset>35560</wp:posOffset>
                </wp:positionH>
                <wp:positionV relativeFrom="paragraph">
                  <wp:posOffset>2743835</wp:posOffset>
                </wp:positionV>
                <wp:extent cx="503682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539EA80" w14:textId="2496B5F7" w:rsidR="00B96D0B" w:rsidRPr="00C8101A" w:rsidRDefault="00B96D0B" w:rsidP="00B96D0B">
                            <w:pPr>
                              <w:pStyle w:val="Caption"/>
                              <w:rPr>
                                <w:noProof/>
                                <w:sz w:val="24"/>
                                <w:szCs w:val="24"/>
                              </w:rPr>
                            </w:pPr>
                            <w:bookmarkStart w:id="267" w:name="_Toc74879160"/>
                            <w:r>
                              <w:t xml:space="preserve">Gambar 4. </w:t>
                            </w:r>
                            <w:fldSimple w:instr=" SEQ Gambar_4. \* ARABIC ">
                              <w:r w:rsidR="002A2B00">
                                <w:rPr>
                                  <w:noProof/>
                                </w:rPr>
                                <w:t>35</w:t>
                              </w:r>
                            </w:fldSimple>
                            <w:r>
                              <w:rPr>
                                <w:lang w:val="en-US"/>
                              </w:rPr>
                              <w:t xml:space="preserve"> Halaman Edit Data </w:t>
                            </w:r>
                            <w:r>
                              <w:rPr>
                                <w:i/>
                                <w:iCs w:val="0"/>
                                <w:lang w:val="en-US"/>
                              </w:rPr>
                              <w:t xml:space="preserve">Companies </w:t>
                            </w:r>
                            <w:r>
                              <w:rPr>
                                <w:lang w:val="en-US"/>
                              </w:rPr>
                              <w:t>UserMarketing</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2A51B" id="Text Box 163" o:spid="_x0000_s1081" type="#_x0000_t202" style="position:absolute;left:0;text-align:left;margin-left:2.8pt;margin-top:216.05pt;width:396.6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" stroked="f">
                <v:textbox style="mso-fit-shape-to-text:t" inset="0,0,0,0">
                  <w:txbxContent>
                    <w:p w14:paraId="1539EA80" w14:textId="2496B5F7" w:rsidR="00B96D0B" w:rsidRPr="00C8101A" w:rsidRDefault="00B96D0B" w:rsidP="00B96D0B">
                      <w:pPr>
                        <w:pStyle w:val="Caption"/>
                        <w:rPr>
                          <w:noProof/>
                          <w:sz w:val="24"/>
                          <w:szCs w:val="24"/>
                        </w:rPr>
                      </w:pPr>
                      <w:bookmarkStart w:id="268" w:name="_Toc74879160"/>
                      <w:r>
                        <w:t xml:space="preserve">Gambar 4. </w:t>
                      </w:r>
                      <w:fldSimple w:instr=" SEQ Gambar_4. \* ARABIC ">
                        <w:r w:rsidR="002A2B00">
                          <w:rPr>
                            <w:noProof/>
                          </w:rPr>
                          <w:t>35</w:t>
                        </w:r>
                      </w:fldSimple>
                      <w:r>
                        <w:rPr>
                          <w:lang w:val="en-US"/>
                        </w:rPr>
                        <w:t xml:space="preserve"> Halaman Edit Data </w:t>
                      </w:r>
                      <w:r>
                        <w:rPr>
                          <w:i/>
                          <w:iCs w:val="0"/>
                          <w:lang w:val="en-US"/>
                        </w:rPr>
                        <w:t xml:space="preserve">Companies </w:t>
                      </w:r>
                      <w:r>
                        <w:rPr>
                          <w:lang w:val="en-US"/>
                        </w:rPr>
                        <w:t>UserMarketing</w:t>
                      </w:r>
                      <w:bookmarkEnd w:id="268"/>
                    </w:p>
                  </w:txbxContent>
                </v:textbox>
                <w10:wrap type="topAndBottom"/>
              </v:shape>
            </w:pict>
          </mc:Fallback>
        </mc:AlternateContent>
      </w:r>
      <w:r w:rsidR="00C033C3">
        <w:rPr>
          <w:noProof/>
        </w:rPr>
        <w:drawing>
          <wp:anchor distT="0" distB="0" distL="114300" distR="114300" simplePos="0" relativeHeight="251772928" behindDoc="0" locked="0" layoutInCell="1" allowOverlap="1" wp14:anchorId="54CA5056" wp14:editId="482D4285">
            <wp:simplePos x="0" y="0"/>
            <wp:positionH relativeFrom="margin">
              <wp:posOffset>35832</wp:posOffset>
            </wp:positionH>
            <wp:positionV relativeFrom="paragraph">
              <wp:posOffset>575945</wp:posOffset>
            </wp:positionV>
            <wp:extent cx="5036820" cy="2110740"/>
            <wp:effectExtent l="0" t="0" r="0" b="381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036820" cy="2110740"/>
                    </a:xfrm>
                    <a:prstGeom prst="rect">
                      <a:avLst/>
                    </a:prstGeom>
                    <a:noFill/>
                    <a:ln>
                      <a:noFill/>
                    </a:ln>
                  </pic:spPr>
                </pic:pic>
              </a:graphicData>
            </a:graphic>
          </wp:anchor>
        </w:drawing>
      </w:r>
      <w:r w:rsidR="00AD5096" w:rsidRPr="00AD5096">
        <w:t xml:space="preserve">Pada Halaman </w:t>
      </w:r>
      <w:r w:rsidR="00AD5096">
        <w:rPr>
          <w:i/>
          <w:iCs/>
          <w:lang w:val="en-US"/>
        </w:rPr>
        <w:t>Companies s</w:t>
      </w:r>
      <w:r w:rsidR="00AD5096" w:rsidRPr="00AD5096">
        <w:t>ini, disediakan form EDIT DATA yang dapat diisi UserMarketing.</w:t>
      </w:r>
    </w:p>
    <w:p w14:paraId="248E6B93" w14:textId="3778C114" w:rsidR="00453EF0" w:rsidRDefault="00453EF0" w:rsidP="00453EF0">
      <w:pPr>
        <w:pStyle w:val="Heading3"/>
        <w:numPr>
          <w:ilvl w:val="0"/>
          <w:numId w:val="0"/>
        </w:numPr>
        <w:rPr>
          <w:lang w:val="en-US"/>
        </w:rPr>
      </w:pPr>
    </w:p>
    <w:p w14:paraId="31EFFB16" w14:textId="3DCBF1A0" w:rsidR="00453EF0" w:rsidRPr="00453EF0" w:rsidRDefault="00453EF0" w:rsidP="00453EF0">
      <w:pPr>
        <w:pStyle w:val="Heading3"/>
        <w:rPr>
          <w:lang w:val="en-US"/>
        </w:rPr>
      </w:pPr>
      <w:bookmarkStart w:id="269" w:name="_Toc74879964"/>
      <w:r>
        <w:rPr>
          <w:lang w:val="en-US"/>
        </w:rPr>
        <w:t xml:space="preserve">Halaman </w:t>
      </w:r>
      <w:r>
        <w:rPr>
          <w:i/>
          <w:iCs/>
          <w:lang w:val="en-US"/>
        </w:rPr>
        <w:t xml:space="preserve">Progress </w:t>
      </w:r>
      <w:r>
        <w:rPr>
          <w:lang w:val="en-US"/>
        </w:rPr>
        <w:t>SuperAdmin</w:t>
      </w:r>
      <w:bookmarkEnd w:id="269"/>
    </w:p>
    <w:p w14:paraId="52FF33F8" w14:textId="213E8B4E" w:rsidR="00453EF0" w:rsidRPr="00453EF0" w:rsidRDefault="00777CF8" w:rsidP="00453EF0">
      <w:pPr>
        <w:ind w:firstLine="720"/>
        <w:rPr>
          <w:lang w:val="en-US"/>
        </w:rPr>
      </w:pPr>
      <w:r>
        <w:rPr>
          <w:noProof/>
        </w:rPr>
        <mc:AlternateContent>
          <mc:Choice Requires="wps">
            <w:drawing>
              <wp:anchor distT="0" distB="0" distL="114300" distR="114300" simplePos="0" relativeHeight="251956224" behindDoc="0" locked="0" layoutInCell="1" allowOverlap="1" wp14:anchorId="7772E13C" wp14:editId="0375E9A8">
                <wp:simplePos x="0" y="0"/>
                <wp:positionH relativeFrom="column">
                  <wp:posOffset>0</wp:posOffset>
                </wp:positionH>
                <wp:positionV relativeFrom="paragraph">
                  <wp:posOffset>2346960</wp:posOffset>
                </wp:positionV>
                <wp:extent cx="5029200" cy="635"/>
                <wp:effectExtent l="0" t="0" r="0" b="0"/>
                <wp:wrapTopAndBottom/>
                <wp:docPr id="164" name="Text Box 16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B7FE78A" w14:textId="2AA85910" w:rsidR="00777CF8" w:rsidRPr="00CB61F0" w:rsidRDefault="00777CF8" w:rsidP="00777CF8">
                            <w:pPr>
                              <w:pStyle w:val="Caption"/>
                              <w:rPr>
                                <w:noProof/>
                                <w:sz w:val="24"/>
                                <w:szCs w:val="24"/>
                                <w:lang w:val="en-US"/>
                              </w:rPr>
                            </w:pPr>
                            <w:bookmarkStart w:id="270" w:name="_Toc74879161"/>
                            <w:r>
                              <w:t xml:space="preserve">Gambar 4. </w:t>
                            </w:r>
                            <w:fldSimple w:instr=" SEQ Gambar_4. \* ARABIC ">
                              <w:r w:rsidR="002A2B00">
                                <w:rPr>
                                  <w:noProof/>
                                </w:rPr>
                                <w:t>36</w:t>
                              </w:r>
                            </w:fldSimple>
                            <w:r>
                              <w:rPr>
                                <w:lang w:val="en-US"/>
                              </w:rPr>
                              <w:t xml:space="preserve"> Halaman </w:t>
                            </w:r>
                            <w:r>
                              <w:rPr>
                                <w:i/>
                                <w:iCs w:val="0"/>
                                <w:lang w:val="en-US"/>
                              </w:rPr>
                              <w:t xml:space="preserve">Progress </w:t>
                            </w:r>
                            <w:r>
                              <w:rPr>
                                <w:lang w:val="en-US"/>
                              </w:rPr>
                              <w:t>SuperAdmin</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2E13C" id="Text Box 164" o:spid="_x0000_s1082" type="#_x0000_t202" style="position:absolute;left:0;text-align:left;margin-left:0;margin-top:184.8pt;width:396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y9LwIAAGk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" stroked="f">
                <v:textbox style="mso-fit-shape-to-text:t" inset="0,0,0,0">
                  <w:txbxContent>
                    <w:p w14:paraId="6B7FE78A" w14:textId="2AA85910" w:rsidR="00777CF8" w:rsidRPr="00CB61F0" w:rsidRDefault="00777CF8" w:rsidP="00777CF8">
                      <w:pPr>
                        <w:pStyle w:val="Caption"/>
                        <w:rPr>
                          <w:noProof/>
                          <w:sz w:val="24"/>
                          <w:szCs w:val="24"/>
                          <w:lang w:val="en-US"/>
                        </w:rPr>
                      </w:pPr>
                      <w:bookmarkStart w:id="271" w:name="_Toc74879161"/>
                      <w:r>
                        <w:t xml:space="preserve">Gambar 4. </w:t>
                      </w:r>
                      <w:fldSimple w:instr=" SEQ Gambar_4. \* ARABIC ">
                        <w:r w:rsidR="002A2B00">
                          <w:rPr>
                            <w:noProof/>
                          </w:rPr>
                          <w:t>36</w:t>
                        </w:r>
                      </w:fldSimple>
                      <w:r>
                        <w:rPr>
                          <w:lang w:val="en-US"/>
                        </w:rPr>
                        <w:t xml:space="preserve"> Halaman </w:t>
                      </w:r>
                      <w:r>
                        <w:rPr>
                          <w:i/>
                          <w:iCs w:val="0"/>
                          <w:lang w:val="en-US"/>
                        </w:rPr>
                        <w:t xml:space="preserve">Progress </w:t>
                      </w:r>
                      <w:r>
                        <w:rPr>
                          <w:lang w:val="en-US"/>
                        </w:rPr>
                        <w:t>SuperAdmin</w:t>
                      </w:r>
                      <w:bookmarkEnd w:id="271"/>
                    </w:p>
                  </w:txbxContent>
                </v:textbox>
                <w10:wrap type="topAndBottom"/>
              </v:shape>
            </w:pict>
          </mc:Fallback>
        </mc:AlternateContent>
      </w:r>
      <w:r w:rsidR="00453EF0">
        <w:rPr>
          <w:noProof/>
          <w:lang w:val="en-US"/>
        </w:rPr>
        <w:drawing>
          <wp:anchor distT="0" distB="0" distL="114300" distR="114300" simplePos="0" relativeHeight="251773952" behindDoc="0" locked="0" layoutInCell="1" allowOverlap="1" wp14:anchorId="51EAF078" wp14:editId="3441E3D7">
            <wp:simplePos x="0" y="0"/>
            <wp:positionH relativeFrom="margin">
              <wp:align>left</wp:align>
            </wp:positionH>
            <wp:positionV relativeFrom="paragraph">
              <wp:posOffset>781050</wp:posOffset>
            </wp:positionV>
            <wp:extent cx="5029200" cy="150876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029200" cy="1508760"/>
                    </a:xfrm>
                    <a:prstGeom prst="rect">
                      <a:avLst/>
                    </a:prstGeom>
                    <a:noFill/>
                    <a:ln>
                      <a:noFill/>
                    </a:ln>
                  </pic:spPr>
                </pic:pic>
              </a:graphicData>
            </a:graphic>
          </wp:anchor>
        </w:drawing>
      </w:r>
      <w:r w:rsidR="00453EF0" w:rsidRPr="00453EF0">
        <w:rPr>
          <w:lang w:val="en-US"/>
        </w:rPr>
        <w:t xml:space="preserve">Pada halaman </w:t>
      </w:r>
      <w:r w:rsidR="00453EF0">
        <w:rPr>
          <w:lang w:val="en-US"/>
        </w:rPr>
        <w:t>PROGRESS</w:t>
      </w:r>
      <w:r w:rsidR="00453EF0" w:rsidRPr="00453EF0">
        <w:rPr>
          <w:lang w:val="en-US"/>
        </w:rPr>
        <w:t xml:space="preserve"> SuperAdmin, hanya bisa melihat data-data pengguna dan SuperAdmin tidak bisa tambahdata, editdata, hapusdata </w:t>
      </w:r>
      <w:r w:rsidR="00453EF0">
        <w:rPr>
          <w:lang w:val="en-US"/>
        </w:rPr>
        <w:t>PROGRESS</w:t>
      </w:r>
      <w:r w:rsidR="00453EF0" w:rsidRPr="00453EF0">
        <w:rPr>
          <w:lang w:val="en-US"/>
        </w:rPr>
        <w:t>.</w:t>
      </w:r>
    </w:p>
    <w:p w14:paraId="15F2101B" w14:textId="77777777" w:rsidR="00453EF0" w:rsidRDefault="00453EF0" w:rsidP="00453EF0">
      <w:pPr>
        <w:pStyle w:val="Heading3"/>
        <w:numPr>
          <w:ilvl w:val="0"/>
          <w:numId w:val="0"/>
        </w:numPr>
        <w:rPr>
          <w:lang w:val="en-US"/>
        </w:rPr>
      </w:pPr>
    </w:p>
    <w:p w14:paraId="65FDAE7B" w14:textId="32C04A60" w:rsidR="00453EF0" w:rsidRPr="00453EF0" w:rsidRDefault="00453EF0" w:rsidP="00453EF0">
      <w:pPr>
        <w:pStyle w:val="Heading3"/>
        <w:rPr>
          <w:lang w:val="en-US"/>
        </w:rPr>
      </w:pPr>
      <w:bookmarkStart w:id="272" w:name="_Toc74879965"/>
      <w:r>
        <w:rPr>
          <w:lang w:val="en-US"/>
        </w:rPr>
        <w:t xml:space="preserve">Halaman </w:t>
      </w:r>
      <w:r>
        <w:rPr>
          <w:i/>
          <w:iCs/>
          <w:lang w:val="en-US"/>
        </w:rPr>
        <w:t xml:space="preserve">Progress </w:t>
      </w:r>
      <w:r>
        <w:rPr>
          <w:lang w:val="en-US"/>
        </w:rPr>
        <w:t>UserMarketing</w:t>
      </w:r>
      <w:bookmarkEnd w:id="272"/>
    </w:p>
    <w:p w14:paraId="0441DD6B" w14:textId="19D2C546" w:rsidR="00453EF0" w:rsidRPr="00453EF0" w:rsidRDefault="00453EF0" w:rsidP="00453EF0">
      <w:pPr>
        <w:ind w:firstLine="720"/>
      </w:pPr>
      <w:r w:rsidRPr="00453EF0">
        <w:t xml:space="preserve">Pada halaman </w:t>
      </w:r>
      <w:r>
        <w:rPr>
          <w:lang w:val="en-US"/>
        </w:rPr>
        <w:t>PROGRESS</w:t>
      </w:r>
      <w:r w:rsidRPr="00453EF0">
        <w:t>, ditampilkan data-data user pengguna web ini dan menampilan menu HAPUS DATA / EDIT DATA jika UserMarketing ingin mengedit data.</w:t>
      </w:r>
      <w:r w:rsidR="00777CF8">
        <w:rPr>
          <w:noProof/>
        </w:rPr>
        <mc:AlternateContent>
          <mc:Choice Requires="wps">
            <w:drawing>
              <wp:anchor distT="0" distB="0" distL="114300" distR="114300" simplePos="0" relativeHeight="251958272" behindDoc="0" locked="0" layoutInCell="1" allowOverlap="1" wp14:anchorId="45E6D995" wp14:editId="2946CDB5">
                <wp:simplePos x="0" y="0"/>
                <wp:positionH relativeFrom="column">
                  <wp:posOffset>0</wp:posOffset>
                </wp:positionH>
                <wp:positionV relativeFrom="paragraph">
                  <wp:posOffset>2251710</wp:posOffset>
                </wp:positionV>
                <wp:extent cx="502920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B910847" w14:textId="7CCCAFD6" w:rsidR="00777CF8" w:rsidRPr="00285FF5" w:rsidRDefault="00777CF8" w:rsidP="00777CF8">
                            <w:pPr>
                              <w:pStyle w:val="Caption"/>
                              <w:rPr>
                                <w:sz w:val="24"/>
                                <w:szCs w:val="24"/>
                              </w:rPr>
                            </w:pPr>
                            <w:bookmarkStart w:id="273" w:name="_Toc74879162"/>
                            <w:r>
                              <w:t xml:space="preserve">Gambar 4. </w:t>
                            </w:r>
                            <w:fldSimple w:instr=" SEQ Gambar_4. \* ARABIC ">
                              <w:r w:rsidR="002A2B00">
                                <w:rPr>
                                  <w:noProof/>
                                </w:rPr>
                                <w:t>37</w:t>
                              </w:r>
                            </w:fldSimple>
                            <w:r>
                              <w:rPr>
                                <w:lang w:val="en-US"/>
                              </w:rPr>
                              <w:t xml:space="preserve"> Halaman </w:t>
                            </w:r>
                            <w:r>
                              <w:rPr>
                                <w:i/>
                                <w:iCs w:val="0"/>
                                <w:lang w:val="en-US"/>
                              </w:rPr>
                              <w:t xml:space="preserve">Progress </w:t>
                            </w:r>
                            <w:r>
                              <w:rPr>
                                <w:lang w:val="en-US"/>
                              </w:rPr>
                              <w:t>UserMarketing</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6D995" id="Text Box 165" o:spid="_x0000_s1083" type="#_x0000_t202" style="position:absolute;left:0;text-align:left;margin-left:0;margin-top:177.3pt;width:396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" stroked="f">
                <v:textbox style="mso-fit-shape-to-text:t" inset="0,0,0,0">
                  <w:txbxContent>
                    <w:p w14:paraId="1B910847" w14:textId="7CCCAFD6" w:rsidR="00777CF8" w:rsidRPr="00285FF5" w:rsidRDefault="00777CF8" w:rsidP="00777CF8">
                      <w:pPr>
                        <w:pStyle w:val="Caption"/>
                        <w:rPr>
                          <w:sz w:val="24"/>
                          <w:szCs w:val="24"/>
                        </w:rPr>
                      </w:pPr>
                      <w:bookmarkStart w:id="274" w:name="_Toc74879162"/>
                      <w:r>
                        <w:t xml:space="preserve">Gambar 4. </w:t>
                      </w:r>
                      <w:fldSimple w:instr=" SEQ Gambar_4. \* ARABIC ">
                        <w:r w:rsidR="002A2B00">
                          <w:rPr>
                            <w:noProof/>
                          </w:rPr>
                          <w:t>37</w:t>
                        </w:r>
                      </w:fldSimple>
                      <w:r>
                        <w:rPr>
                          <w:lang w:val="en-US"/>
                        </w:rPr>
                        <w:t xml:space="preserve"> Halaman </w:t>
                      </w:r>
                      <w:r>
                        <w:rPr>
                          <w:i/>
                          <w:iCs w:val="0"/>
                          <w:lang w:val="en-US"/>
                        </w:rPr>
                        <w:t xml:space="preserve">Progress </w:t>
                      </w:r>
                      <w:r>
                        <w:rPr>
                          <w:lang w:val="en-US"/>
                        </w:rPr>
                        <w:t>UserMarketing</w:t>
                      </w:r>
                      <w:bookmarkEnd w:id="274"/>
                    </w:p>
                  </w:txbxContent>
                </v:textbox>
                <w10:wrap type="topAndBottom"/>
              </v:shape>
            </w:pict>
          </mc:Fallback>
        </mc:AlternateContent>
      </w:r>
      <w:r>
        <w:rPr>
          <w:noProof/>
        </w:rPr>
        <w:drawing>
          <wp:anchor distT="0" distB="0" distL="114300" distR="114300" simplePos="0" relativeHeight="251774976" behindDoc="0" locked="0" layoutInCell="1" allowOverlap="1" wp14:anchorId="1845620F" wp14:editId="2E20907D">
            <wp:simplePos x="0" y="0"/>
            <wp:positionH relativeFrom="column">
              <wp:posOffset>0</wp:posOffset>
            </wp:positionH>
            <wp:positionV relativeFrom="paragraph">
              <wp:posOffset>784860</wp:posOffset>
            </wp:positionV>
            <wp:extent cx="5029200" cy="14097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029200" cy="1409700"/>
                    </a:xfrm>
                    <a:prstGeom prst="rect">
                      <a:avLst/>
                    </a:prstGeom>
                    <a:noFill/>
                    <a:ln>
                      <a:noFill/>
                    </a:ln>
                  </pic:spPr>
                </pic:pic>
              </a:graphicData>
            </a:graphic>
          </wp:anchor>
        </w:drawing>
      </w:r>
      <w:r w:rsidR="006C14E6">
        <w:br w:type="page"/>
      </w:r>
    </w:p>
    <w:p w14:paraId="7F65533E" w14:textId="5088E923" w:rsidR="0025659A" w:rsidRDefault="00777CF8" w:rsidP="00453EF0">
      <w:pPr>
        <w:ind w:firstLine="720"/>
        <w:rPr>
          <w:noProof/>
          <w:lang w:val="en-US"/>
        </w:rPr>
      </w:pPr>
      <w:r>
        <w:rPr>
          <w:noProof/>
        </w:rPr>
        <w:lastRenderedPageBreak/>
        <mc:AlternateContent>
          <mc:Choice Requires="wps">
            <w:drawing>
              <wp:anchor distT="0" distB="0" distL="114300" distR="114300" simplePos="0" relativeHeight="251960320" behindDoc="0" locked="0" layoutInCell="1" allowOverlap="1" wp14:anchorId="2F64D0BD" wp14:editId="3C0A7F1D">
                <wp:simplePos x="0" y="0"/>
                <wp:positionH relativeFrom="column">
                  <wp:posOffset>-53340</wp:posOffset>
                </wp:positionH>
                <wp:positionV relativeFrom="paragraph">
                  <wp:posOffset>1771015</wp:posOffset>
                </wp:positionV>
                <wp:extent cx="5034280" cy="635"/>
                <wp:effectExtent l="0" t="0" r="0" b="0"/>
                <wp:wrapTopAndBottom/>
                <wp:docPr id="166" name="Text Box 166"/>
                <wp:cNvGraphicFramePr/>
                <a:graphic xmlns:a="http://schemas.openxmlformats.org/drawingml/2006/main">
                  <a:graphicData uri="http://schemas.microsoft.com/office/word/2010/wordprocessingShape">
                    <wps:wsp>
                      <wps:cNvSpPr txBox="1"/>
                      <wps:spPr>
                        <a:xfrm>
                          <a:off x="0" y="0"/>
                          <a:ext cx="5034280" cy="635"/>
                        </a:xfrm>
                        <a:prstGeom prst="rect">
                          <a:avLst/>
                        </a:prstGeom>
                        <a:solidFill>
                          <a:prstClr val="white"/>
                        </a:solidFill>
                        <a:ln>
                          <a:noFill/>
                        </a:ln>
                      </wps:spPr>
                      <wps:txbx>
                        <w:txbxContent>
                          <w:p w14:paraId="5FEF7C7E" w14:textId="218404DB" w:rsidR="00777CF8" w:rsidRPr="00A84D48" w:rsidRDefault="00777CF8" w:rsidP="00777CF8">
                            <w:pPr>
                              <w:pStyle w:val="Caption"/>
                              <w:rPr>
                                <w:noProof/>
                                <w:sz w:val="24"/>
                                <w:szCs w:val="24"/>
                                <w:lang w:val="en-US"/>
                              </w:rPr>
                            </w:pPr>
                            <w:bookmarkStart w:id="275" w:name="_Toc74879163"/>
                            <w:r>
                              <w:t xml:space="preserve">Gambar 4. </w:t>
                            </w:r>
                            <w:fldSimple w:instr=" SEQ Gambar_4. \* ARABIC ">
                              <w:r w:rsidR="002A2B00">
                                <w:rPr>
                                  <w:noProof/>
                                </w:rPr>
                                <w:t>38</w:t>
                              </w:r>
                            </w:fldSimple>
                            <w:r>
                              <w:rPr>
                                <w:lang w:val="en-US"/>
                              </w:rPr>
                              <w:t xml:space="preserve"> Halaman Tambah Data </w:t>
                            </w:r>
                            <w:r>
                              <w:rPr>
                                <w:i/>
                                <w:iCs w:val="0"/>
                                <w:lang w:val="en-US"/>
                              </w:rPr>
                              <w:t xml:space="preserve">Progress </w:t>
                            </w:r>
                            <w:r>
                              <w:rPr>
                                <w:lang w:val="en-US"/>
                              </w:rPr>
                              <w:t>UserMarketing</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4D0BD" id="Text Box 166" o:spid="_x0000_s1084" type="#_x0000_t202" style="position:absolute;left:0;text-align:left;margin-left:-4.2pt;margin-top:139.45pt;width:396.4pt;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Pb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" stroked="f">
                <v:textbox style="mso-fit-shape-to-text:t" inset="0,0,0,0">
                  <w:txbxContent>
                    <w:p w14:paraId="5FEF7C7E" w14:textId="218404DB" w:rsidR="00777CF8" w:rsidRPr="00A84D48" w:rsidRDefault="00777CF8" w:rsidP="00777CF8">
                      <w:pPr>
                        <w:pStyle w:val="Caption"/>
                        <w:rPr>
                          <w:noProof/>
                          <w:sz w:val="24"/>
                          <w:szCs w:val="24"/>
                          <w:lang w:val="en-US"/>
                        </w:rPr>
                      </w:pPr>
                      <w:bookmarkStart w:id="276" w:name="_Toc74879163"/>
                      <w:r>
                        <w:t xml:space="preserve">Gambar 4. </w:t>
                      </w:r>
                      <w:fldSimple w:instr=" SEQ Gambar_4. \* ARABIC ">
                        <w:r w:rsidR="002A2B00">
                          <w:rPr>
                            <w:noProof/>
                          </w:rPr>
                          <w:t>38</w:t>
                        </w:r>
                      </w:fldSimple>
                      <w:r>
                        <w:rPr>
                          <w:lang w:val="en-US"/>
                        </w:rPr>
                        <w:t xml:space="preserve"> Halaman Tambah Data </w:t>
                      </w:r>
                      <w:r>
                        <w:rPr>
                          <w:i/>
                          <w:iCs w:val="0"/>
                          <w:lang w:val="en-US"/>
                        </w:rPr>
                        <w:t xml:space="preserve">Progress </w:t>
                      </w:r>
                      <w:r>
                        <w:rPr>
                          <w:lang w:val="en-US"/>
                        </w:rPr>
                        <w:t>UserMarketing</w:t>
                      </w:r>
                      <w:bookmarkEnd w:id="276"/>
                    </w:p>
                  </w:txbxContent>
                </v:textbox>
                <w10:wrap type="topAndBottom"/>
              </v:shape>
            </w:pict>
          </mc:Fallback>
        </mc:AlternateContent>
      </w:r>
      <w:r w:rsidR="0025659A">
        <w:rPr>
          <w:noProof/>
          <w:lang w:val="en-US"/>
        </w:rPr>
        <w:drawing>
          <wp:anchor distT="0" distB="0" distL="114300" distR="114300" simplePos="0" relativeHeight="251776000" behindDoc="0" locked="0" layoutInCell="1" allowOverlap="1" wp14:anchorId="0549628E" wp14:editId="7EF16556">
            <wp:simplePos x="0" y="0"/>
            <wp:positionH relativeFrom="column">
              <wp:posOffset>-53340</wp:posOffset>
            </wp:positionH>
            <wp:positionV relativeFrom="paragraph">
              <wp:posOffset>520065</wp:posOffset>
            </wp:positionV>
            <wp:extent cx="5034280" cy="1193800"/>
            <wp:effectExtent l="0" t="0" r="0" b="635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034280" cy="1193800"/>
                    </a:xfrm>
                    <a:prstGeom prst="rect">
                      <a:avLst/>
                    </a:prstGeom>
                    <a:noFill/>
                    <a:ln>
                      <a:noFill/>
                    </a:ln>
                  </pic:spPr>
                </pic:pic>
              </a:graphicData>
            </a:graphic>
          </wp:anchor>
        </w:drawing>
      </w:r>
      <w:r w:rsidR="00453EF0" w:rsidRPr="00453EF0">
        <w:t xml:space="preserve">Pada Halaman </w:t>
      </w:r>
      <w:r w:rsidR="0025659A">
        <w:rPr>
          <w:lang w:val="en-US"/>
        </w:rPr>
        <w:t xml:space="preserve">PROGRESS </w:t>
      </w:r>
      <w:r w:rsidR="00453EF0" w:rsidRPr="00453EF0">
        <w:t>ini, disediakan form untuk Tambah data atau menambah user pengguna web ini yang dapat diisi UserMarketing</w:t>
      </w:r>
      <w:r w:rsidR="00453EF0">
        <w:rPr>
          <w:noProof/>
          <w:lang w:val="en-US"/>
        </w:rPr>
        <w:t>.</w:t>
      </w:r>
    </w:p>
    <w:p w14:paraId="4097546B" w14:textId="77777777" w:rsidR="0025659A" w:rsidRDefault="0025659A" w:rsidP="0025659A">
      <w:pPr>
        <w:ind w:firstLine="720"/>
      </w:pPr>
    </w:p>
    <w:p w14:paraId="3DB86CAB" w14:textId="4E127D4F" w:rsidR="0025659A" w:rsidRDefault="00777CF8" w:rsidP="0025659A">
      <w:pPr>
        <w:ind w:firstLine="720"/>
      </w:pPr>
      <w:r>
        <w:rPr>
          <w:noProof/>
        </w:rPr>
        <mc:AlternateContent>
          <mc:Choice Requires="wps">
            <w:drawing>
              <wp:anchor distT="0" distB="0" distL="114300" distR="114300" simplePos="0" relativeHeight="251962368" behindDoc="0" locked="0" layoutInCell="1" allowOverlap="1" wp14:anchorId="365E0C6D" wp14:editId="3DBA74CA">
                <wp:simplePos x="0" y="0"/>
                <wp:positionH relativeFrom="column">
                  <wp:posOffset>3810</wp:posOffset>
                </wp:positionH>
                <wp:positionV relativeFrom="paragraph">
                  <wp:posOffset>1806575</wp:posOffset>
                </wp:positionV>
                <wp:extent cx="5036185" cy="635"/>
                <wp:effectExtent l="0" t="0" r="0" b="0"/>
                <wp:wrapTopAndBottom/>
                <wp:docPr id="167" name="Text Box 16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B6BEB3A" w14:textId="6A255719" w:rsidR="00777CF8" w:rsidRPr="003B10C4" w:rsidRDefault="00777CF8" w:rsidP="00777CF8">
                            <w:pPr>
                              <w:pStyle w:val="Caption"/>
                              <w:rPr>
                                <w:noProof/>
                                <w:sz w:val="24"/>
                                <w:szCs w:val="24"/>
                              </w:rPr>
                            </w:pPr>
                            <w:bookmarkStart w:id="277" w:name="_Toc74879164"/>
                            <w:r>
                              <w:t xml:space="preserve">Gambar 4. </w:t>
                            </w:r>
                            <w:fldSimple w:instr=" SEQ Gambar_4. \* ARABIC ">
                              <w:r w:rsidR="002A2B00">
                                <w:rPr>
                                  <w:noProof/>
                                </w:rPr>
                                <w:t>39</w:t>
                              </w:r>
                            </w:fldSimple>
                            <w:r>
                              <w:rPr>
                                <w:lang w:val="en-US"/>
                              </w:rPr>
                              <w:t xml:space="preserve"> Halaman Edit Data </w:t>
                            </w:r>
                            <w:r>
                              <w:rPr>
                                <w:i/>
                                <w:iCs w:val="0"/>
                                <w:lang w:val="en-US"/>
                              </w:rPr>
                              <w:t xml:space="preserve">Progress </w:t>
                            </w:r>
                            <w:r>
                              <w:rPr>
                                <w:lang w:val="en-US"/>
                              </w:rPr>
                              <w:t>UserMarketing</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E0C6D" id="Text Box 167" o:spid="_x0000_s1085" type="#_x0000_t202" style="position:absolute;left:0;text-align:left;margin-left:.3pt;margin-top:142.25pt;width:396.55pt;height:.0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2LPMQIAAGk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" stroked="f">
                <v:textbox style="mso-fit-shape-to-text:t" inset="0,0,0,0">
                  <w:txbxContent>
                    <w:p w14:paraId="3B6BEB3A" w14:textId="6A255719" w:rsidR="00777CF8" w:rsidRPr="003B10C4" w:rsidRDefault="00777CF8" w:rsidP="00777CF8">
                      <w:pPr>
                        <w:pStyle w:val="Caption"/>
                        <w:rPr>
                          <w:noProof/>
                          <w:sz w:val="24"/>
                          <w:szCs w:val="24"/>
                        </w:rPr>
                      </w:pPr>
                      <w:bookmarkStart w:id="278" w:name="_Toc74879164"/>
                      <w:r>
                        <w:t xml:space="preserve">Gambar 4. </w:t>
                      </w:r>
                      <w:fldSimple w:instr=" SEQ Gambar_4. \* ARABIC ">
                        <w:r w:rsidR="002A2B00">
                          <w:rPr>
                            <w:noProof/>
                          </w:rPr>
                          <w:t>39</w:t>
                        </w:r>
                      </w:fldSimple>
                      <w:r>
                        <w:rPr>
                          <w:lang w:val="en-US"/>
                        </w:rPr>
                        <w:t xml:space="preserve"> Halaman Edit Data </w:t>
                      </w:r>
                      <w:r>
                        <w:rPr>
                          <w:i/>
                          <w:iCs w:val="0"/>
                          <w:lang w:val="en-US"/>
                        </w:rPr>
                        <w:t xml:space="preserve">Progress </w:t>
                      </w:r>
                      <w:r>
                        <w:rPr>
                          <w:lang w:val="en-US"/>
                        </w:rPr>
                        <w:t>UserMarketing</w:t>
                      </w:r>
                      <w:bookmarkEnd w:id="278"/>
                    </w:p>
                  </w:txbxContent>
                </v:textbox>
                <w10:wrap type="topAndBottom"/>
              </v:shape>
            </w:pict>
          </mc:Fallback>
        </mc:AlternateContent>
      </w:r>
      <w:r w:rsidR="002330C1">
        <w:rPr>
          <w:noProof/>
        </w:rPr>
        <w:drawing>
          <wp:anchor distT="0" distB="0" distL="114300" distR="114300" simplePos="0" relativeHeight="251777024" behindDoc="0" locked="0" layoutInCell="1" allowOverlap="1" wp14:anchorId="42DD1538" wp14:editId="3231DAB9">
            <wp:simplePos x="0" y="0"/>
            <wp:positionH relativeFrom="margin">
              <wp:align>right</wp:align>
            </wp:positionH>
            <wp:positionV relativeFrom="paragraph">
              <wp:posOffset>468523</wp:posOffset>
            </wp:positionV>
            <wp:extent cx="5036185" cy="1281430"/>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036185" cy="1281430"/>
                    </a:xfrm>
                    <a:prstGeom prst="rect">
                      <a:avLst/>
                    </a:prstGeom>
                    <a:noFill/>
                    <a:ln>
                      <a:noFill/>
                    </a:ln>
                  </pic:spPr>
                </pic:pic>
              </a:graphicData>
            </a:graphic>
          </wp:anchor>
        </w:drawing>
      </w:r>
      <w:r w:rsidR="0025659A">
        <w:t xml:space="preserve">Pada Halaman </w:t>
      </w:r>
      <w:r w:rsidR="0025659A">
        <w:rPr>
          <w:lang w:val="en-US"/>
        </w:rPr>
        <w:t xml:space="preserve">PROGRESS </w:t>
      </w:r>
      <w:r w:rsidR="0025659A">
        <w:t xml:space="preserve">ini, disediakan form EDIT DATA yang dapat diisi UserMarketing. </w:t>
      </w:r>
    </w:p>
    <w:p w14:paraId="37B72359" w14:textId="77777777" w:rsidR="002330C1" w:rsidRDefault="002330C1" w:rsidP="0025659A">
      <w:pPr>
        <w:ind w:firstLine="720"/>
      </w:pPr>
    </w:p>
    <w:p w14:paraId="672DB642" w14:textId="0EEB3543" w:rsidR="0025659A" w:rsidRDefault="0025659A" w:rsidP="0025659A">
      <w:pPr>
        <w:pStyle w:val="Heading3"/>
        <w:rPr>
          <w:lang w:val="en-US"/>
        </w:rPr>
      </w:pPr>
      <w:bookmarkStart w:id="279" w:name="_Toc74879966"/>
      <w:r>
        <w:rPr>
          <w:lang w:val="en-US"/>
        </w:rPr>
        <w:t xml:space="preserve">Halaman </w:t>
      </w:r>
      <w:r>
        <w:rPr>
          <w:i/>
          <w:iCs/>
          <w:lang w:val="en-US"/>
        </w:rPr>
        <w:t xml:space="preserve">Lead </w:t>
      </w:r>
      <w:r>
        <w:rPr>
          <w:lang w:val="en-US"/>
        </w:rPr>
        <w:t>SuperAdmin</w:t>
      </w:r>
      <w:bookmarkEnd w:id="279"/>
    </w:p>
    <w:p w14:paraId="7066F539" w14:textId="1E92FDA7" w:rsidR="0025659A" w:rsidRDefault="00777CF8" w:rsidP="00004C53">
      <w:pPr>
        <w:ind w:firstLine="720"/>
        <w:rPr>
          <w:lang w:val="en-US"/>
        </w:rPr>
      </w:pPr>
      <w:r>
        <w:rPr>
          <w:noProof/>
        </w:rPr>
        <mc:AlternateContent>
          <mc:Choice Requires="wps">
            <w:drawing>
              <wp:anchor distT="0" distB="0" distL="114300" distR="114300" simplePos="0" relativeHeight="251964416" behindDoc="0" locked="0" layoutInCell="1" allowOverlap="1" wp14:anchorId="0819AFA9" wp14:editId="4FF2E187">
                <wp:simplePos x="0" y="0"/>
                <wp:positionH relativeFrom="column">
                  <wp:posOffset>10795</wp:posOffset>
                </wp:positionH>
                <wp:positionV relativeFrom="paragraph">
                  <wp:posOffset>2087245</wp:posOffset>
                </wp:positionV>
                <wp:extent cx="5029200" cy="635"/>
                <wp:effectExtent l="0" t="0" r="0" b="0"/>
                <wp:wrapTopAndBottom/>
                <wp:docPr id="168" name="Text Box 16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7D4DC44D" w14:textId="50B73ADC" w:rsidR="00777CF8" w:rsidRPr="00962CA5" w:rsidRDefault="00777CF8" w:rsidP="00777CF8">
                            <w:pPr>
                              <w:pStyle w:val="Caption"/>
                              <w:rPr>
                                <w:noProof/>
                                <w:sz w:val="24"/>
                                <w:szCs w:val="24"/>
                                <w:lang w:val="en-US"/>
                              </w:rPr>
                            </w:pPr>
                            <w:bookmarkStart w:id="280" w:name="_Toc74879165"/>
                            <w:r>
                              <w:t xml:space="preserve">Gambar 4. </w:t>
                            </w:r>
                            <w:fldSimple w:instr=" SEQ Gambar_4. \* ARABIC ">
                              <w:r w:rsidR="002A2B00">
                                <w:rPr>
                                  <w:noProof/>
                                </w:rPr>
                                <w:t>40</w:t>
                              </w:r>
                            </w:fldSimple>
                            <w:r>
                              <w:rPr>
                                <w:lang w:val="en-US"/>
                              </w:rPr>
                              <w:t xml:space="preserve"> Halaman </w:t>
                            </w:r>
                            <w:r>
                              <w:rPr>
                                <w:i/>
                                <w:iCs w:val="0"/>
                                <w:lang w:val="en-US"/>
                              </w:rPr>
                              <w:t xml:space="preserve">Lead </w:t>
                            </w:r>
                            <w:r>
                              <w:rPr>
                                <w:lang w:val="en-US"/>
                              </w:rPr>
                              <w:t>SuperAdmin</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AFA9" id="Text Box 168" o:spid="_x0000_s1086" type="#_x0000_t202" style="position:absolute;left:0;text-align:left;margin-left:.85pt;margin-top:164.35pt;width:39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" stroked="f">
                <v:textbox style="mso-fit-shape-to-text:t" inset="0,0,0,0">
                  <w:txbxContent>
                    <w:p w14:paraId="7D4DC44D" w14:textId="50B73ADC" w:rsidR="00777CF8" w:rsidRPr="00962CA5" w:rsidRDefault="00777CF8" w:rsidP="00777CF8">
                      <w:pPr>
                        <w:pStyle w:val="Caption"/>
                        <w:rPr>
                          <w:noProof/>
                          <w:sz w:val="24"/>
                          <w:szCs w:val="24"/>
                          <w:lang w:val="en-US"/>
                        </w:rPr>
                      </w:pPr>
                      <w:bookmarkStart w:id="281" w:name="_Toc74879165"/>
                      <w:r>
                        <w:t xml:space="preserve">Gambar 4. </w:t>
                      </w:r>
                      <w:fldSimple w:instr=" SEQ Gambar_4. \* ARABIC ">
                        <w:r w:rsidR="002A2B00">
                          <w:rPr>
                            <w:noProof/>
                          </w:rPr>
                          <w:t>40</w:t>
                        </w:r>
                      </w:fldSimple>
                      <w:r>
                        <w:rPr>
                          <w:lang w:val="en-US"/>
                        </w:rPr>
                        <w:t xml:space="preserve"> Halaman </w:t>
                      </w:r>
                      <w:r>
                        <w:rPr>
                          <w:i/>
                          <w:iCs w:val="0"/>
                          <w:lang w:val="en-US"/>
                        </w:rPr>
                        <w:t xml:space="preserve">Lead </w:t>
                      </w:r>
                      <w:r>
                        <w:rPr>
                          <w:lang w:val="en-US"/>
                        </w:rPr>
                        <w:t>SuperAdmin</w:t>
                      </w:r>
                      <w:bookmarkEnd w:id="281"/>
                    </w:p>
                  </w:txbxContent>
                </v:textbox>
                <w10:wrap type="topAndBottom"/>
              </v:shape>
            </w:pict>
          </mc:Fallback>
        </mc:AlternateContent>
      </w:r>
      <w:r w:rsidR="00004C53">
        <w:rPr>
          <w:noProof/>
          <w:lang w:val="en-US"/>
        </w:rPr>
        <w:drawing>
          <wp:anchor distT="0" distB="0" distL="114300" distR="114300" simplePos="0" relativeHeight="251778048" behindDoc="0" locked="0" layoutInCell="1" allowOverlap="1" wp14:anchorId="3D106CC4" wp14:editId="4C34BBCF">
            <wp:simplePos x="0" y="0"/>
            <wp:positionH relativeFrom="margin">
              <wp:align>right</wp:align>
            </wp:positionH>
            <wp:positionV relativeFrom="paragraph">
              <wp:posOffset>492414</wp:posOffset>
            </wp:positionV>
            <wp:extent cx="5029200" cy="1537970"/>
            <wp:effectExtent l="0" t="0" r="0" b="508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029200" cy="1537970"/>
                    </a:xfrm>
                    <a:prstGeom prst="rect">
                      <a:avLst/>
                    </a:prstGeom>
                    <a:noFill/>
                    <a:ln>
                      <a:noFill/>
                    </a:ln>
                  </pic:spPr>
                </pic:pic>
              </a:graphicData>
            </a:graphic>
          </wp:anchor>
        </w:drawing>
      </w:r>
      <w:r w:rsidR="00004C53" w:rsidRPr="00004C53">
        <w:rPr>
          <w:lang w:val="en-US"/>
        </w:rPr>
        <w:t xml:space="preserve">Pada halaman </w:t>
      </w:r>
      <w:r w:rsidR="00004C53" w:rsidRPr="00004C53">
        <w:rPr>
          <w:i/>
          <w:iCs/>
          <w:lang w:val="en-US"/>
        </w:rPr>
        <w:t>LEAD</w:t>
      </w:r>
      <w:r w:rsidR="00004C53" w:rsidRPr="00004C53">
        <w:rPr>
          <w:lang w:val="en-US"/>
        </w:rPr>
        <w:t xml:space="preserve"> SuperAdmin, hanya bisa melihat data-data pengguna dan SuperAdmin tidak bisa tambahdata, editdata, hapusdata </w:t>
      </w:r>
      <w:r w:rsidR="00004C53" w:rsidRPr="00004C53">
        <w:rPr>
          <w:i/>
          <w:iCs/>
          <w:lang w:val="en-US"/>
        </w:rPr>
        <w:t>LEAD</w:t>
      </w:r>
      <w:r w:rsidR="00004C53" w:rsidRPr="00004C53">
        <w:rPr>
          <w:lang w:val="en-US"/>
        </w:rPr>
        <w:t>.</w:t>
      </w:r>
    </w:p>
    <w:p w14:paraId="00A5CB91" w14:textId="3349D0F7" w:rsidR="00004C53" w:rsidRPr="0025659A" w:rsidRDefault="00004C53" w:rsidP="00004C53">
      <w:pPr>
        <w:ind w:firstLine="720"/>
        <w:rPr>
          <w:lang w:val="en-US"/>
        </w:rPr>
      </w:pPr>
    </w:p>
    <w:p w14:paraId="52FB6FC5" w14:textId="6B735543" w:rsidR="0025659A" w:rsidRDefault="0025659A" w:rsidP="0025659A">
      <w:pPr>
        <w:pStyle w:val="Heading3"/>
        <w:rPr>
          <w:lang w:val="en-US"/>
        </w:rPr>
      </w:pPr>
      <w:bookmarkStart w:id="282" w:name="_Toc74879967"/>
      <w:r>
        <w:rPr>
          <w:lang w:val="en-US"/>
        </w:rPr>
        <w:t xml:space="preserve">Halaman </w:t>
      </w:r>
      <w:r>
        <w:rPr>
          <w:i/>
          <w:iCs/>
          <w:lang w:val="en-US"/>
        </w:rPr>
        <w:t xml:space="preserve">Lead </w:t>
      </w:r>
      <w:r>
        <w:rPr>
          <w:lang w:val="en-US"/>
        </w:rPr>
        <w:t>UserMarketing</w:t>
      </w:r>
      <w:bookmarkEnd w:id="282"/>
    </w:p>
    <w:p w14:paraId="69C1B732" w14:textId="208A6659" w:rsidR="00004C53" w:rsidRPr="00004C53" w:rsidRDefault="00004C53" w:rsidP="00004C53">
      <w:pPr>
        <w:ind w:firstLine="720"/>
        <w:rPr>
          <w:lang w:val="en-US"/>
        </w:rPr>
      </w:pPr>
      <w:r w:rsidRPr="00004C53">
        <w:rPr>
          <w:lang w:val="en-US"/>
        </w:rPr>
        <w:t>Pada halaman , ditampilkan data-data user pengguna web ini dan menampilan menu HAPUS DATA / EDIT DATA jika UserMarketing ingin mengedit data.</w:t>
      </w:r>
    </w:p>
    <w:p w14:paraId="514B5B53" w14:textId="7D4E3D55" w:rsidR="0025659A" w:rsidRPr="0025659A" w:rsidRDefault="0025659A" w:rsidP="0025659A">
      <w:pPr>
        <w:rPr>
          <w:lang w:val="en-US"/>
        </w:rPr>
      </w:pPr>
    </w:p>
    <w:p w14:paraId="79027A17" w14:textId="16D11F70" w:rsidR="006C14E6" w:rsidRDefault="006C14E6" w:rsidP="00777CF8">
      <w:pPr>
        <w:rPr>
          <w:rFonts w:asciiTheme="majorHAnsi" w:eastAsiaTheme="majorEastAsia" w:hAnsiTheme="majorHAnsi" w:cstheme="majorBidi"/>
          <w:b/>
          <w:caps/>
          <w:color w:val="000000" w:themeColor="accent1" w:themeShade="BF"/>
          <w:sz w:val="32"/>
          <w:szCs w:val="32"/>
        </w:rPr>
      </w:pPr>
    </w:p>
    <w:p w14:paraId="5A979BD5" w14:textId="2C98FE52" w:rsidR="002330C1" w:rsidRDefault="00777CF8" w:rsidP="00004C53">
      <w:pPr>
        <w:ind w:firstLine="720"/>
      </w:pPr>
      <w:r>
        <w:rPr>
          <w:noProof/>
        </w:rPr>
        <mc:AlternateContent>
          <mc:Choice Requires="wps">
            <w:drawing>
              <wp:anchor distT="0" distB="0" distL="114300" distR="114300" simplePos="0" relativeHeight="251966464" behindDoc="0" locked="0" layoutInCell="1" allowOverlap="1" wp14:anchorId="56A8E668" wp14:editId="01CBEF11">
                <wp:simplePos x="0" y="0"/>
                <wp:positionH relativeFrom="column">
                  <wp:posOffset>3810</wp:posOffset>
                </wp:positionH>
                <wp:positionV relativeFrom="paragraph">
                  <wp:posOffset>1496695</wp:posOffset>
                </wp:positionV>
                <wp:extent cx="5036185" cy="635"/>
                <wp:effectExtent l="0" t="0" r="0" b="0"/>
                <wp:wrapTopAndBottom/>
                <wp:docPr id="169" name="Text Box 169"/>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DECB6A8" w14:textId="7D0E9501" w:rsidR="00777CF8" w:rsidRPr="009D2ABA" w:rsidRDefault="00777CF8" w:rsidP="00777CF8">
                            <w:pPr>
                              <w:pStyle w:val="Caption"/>
                              <w:rPr>
                                <w:i/>
                                <w:noProof/>
                                <w:sz w:val="24"/>
                                <w:szCs w:val="24"/>
                                <w:lang w:val="en-US"/>
                              </w:rPr>
                            </w:pPr>
                            <w:bookmarkStart w:id="283" w:name="_Toc74879166"/>
                            <w:r>
                              <w:t xml:space="preserve">Gambar 4. </w:t>
                            </w:r>
                            <w:fldSimple w:instr=" SEQ Gambar_4. \* ARABIC ">
                              <w:r w:rsidR="002A2B00">
                                <w:rPr>
                                  <w:noProof/>
                                </w:rPr>
                                <w:t>41</w:t>
                              </w:r>
                            </w:fldSimple>
                            <w:r>
                              <w:rPr>
                                <w:lang w:val="en-US"/>
                              </w:rPr>
                              <w:t xml:space="preserve"> Halaman </w:t>
                            </w:r>
                            <w:r>
                              <w:rPr>
                                <w:i/>
                                <w:iCs w:val="0"/>
                                <w:lang w:val="en-US"/>
                              </w:rPr>
                              <w:t xml:space="preserve">Lead </w:t>
                            </w:r>
                            <w:r>
                              <w:rPr>
                                <w:lang w:val="en-US"/>
                              </w:rPr>
                              <w:t>UserMarketing</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8E668" id="Text Box 169" o:spid="_x0000_s1087" type="#_x0000_t202" style="position:absolute;left:0;text-align:left;margin-left:.3pt;margin-top:117.85pt;width:396.55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5y7MAIAAGkEAAAOAAAAZHJzL2Uyb0RvYy54bWysVMFu2zAMvQ/YPwi6L05aJO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" stroked="f">
                <v:textbox style="mso-fit-shape-to-text:t" inset="0,0,0,0">
                  <w:txbxContent>
                    <w:p w14:paraId="3DECB6A8" w14:textId="7D0E9501" w:rsidR="00777CF8" w:rsidRPr="009D2ABA" w:rsidRDefault="00777CF8" w:rsidP="00777CF8">
                      <w:pPr>
                        <w:pStyle w:val="Caption"/>
                        <w:rPr>
                          <w:i/>
                          <w:noProof/>
                          <w:sz w:val="24"/>
                          <w:szCs w:val="24"/>
                          <w:lang w:val="en-US"/>
                        </w:rPr>
                      </w:pPr>
                      <w:bookmarkStart w:id="284" w:name="_Toc74879166"/>
                      <w:r>
                        <w:t xml:space="preserve">Gambar 4. </w:t>
                      </w:r>
                      <w:fldSimple w:instr=" SEQ Gambar_4. \* ARABIC ">
                        <w:r w:rsidR="002A2B00">
                          <w:rPr>
                            <w:noProof/>
                          </w:rPr>
                          <w:t>41</w:t>
                        </w:r>
                      </w:fldSimple>
                      <w:r>
                        <w:rPr>
                          <w:lang w:val="en-US"/>
                        </w:rPr>
                        <w:t xml:space="preserve"> Halaman </w:t>
                      </w:r>
                      <w:r>
                        <w:rPr>
                          <w:i/>
                          <w:iCs w:val="0"/>
                          <w:lang w:val="en-US"/>
                        </w:rPr>
                        <w:t xml:space="preserve">Lead </w:t>
                      </w:r>
                      <w:r>
                        <w:rPr>
                          <w:lang w:val="en-US"/>
                        </w:rPr>
                        <w:t>UserMarketing</w:t>
                      </w:r>
                      <w:bookmarkEnd w:id="284"/>
                    </w:p>
                  </w:txbxContent>
                </v:textbox>
                <w10:wrap type="topAndBottom"/>
              </v:shape>
            </w:pict>
          </mc:Fallback>
        </mc:AlternateContent>
      </w:r>
      <w:r w:rsidR="002330C1">
        <w:rPr>
          <w:i/>
          <w:iCs/>
          <w:noProof/>
          <w:lang w:val="en-US"/>
        </w:rPr>
        <w:drawing>
          <wp:anchor distT="0" distB="0" distL="114300" distR="114300" simplePos="0" relativeHeight="251779072" behindDoc="0" locked="0" layoutInCell="1" allowOverlap="1" wp14:anchorId="00591BEF" wp14:editId="65AFC90F">
            <wp:simplePos x="0" y="0"/>
            <wp:positionH relativeFrom="margin">
              <wp:posOffset>3810</wp:posOffset>
            </wp:positionH>
            <wp:positionV relativeFrom="paragraph">
              <wp:posOffset>179128</wp:posOffset>
            </wp:positionV>
            <wp:extent cx="5036185" cy="1260475"/>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036185" cy="1260475"/>
                    </a:xfrm>
                    <a:prstGeom prst="rect">
                      <a:avLst/>
                    </a:prstGeom>
                    <a:noFill/>
                    <a:ln>
                      <a:noFill/>
                    </a:ln>
                  </pic:spPr>
                </pic:pic>
              </a:graphicData>
            </a:graphic>
          </wp:anchor>
        </w:drawing>
      </w:r>
    </w:p>
    <w:p w14:paraId="45F1CCA9" w14:textId="77777777" w:rsidR="00777CF8" w:rsidRDefault="00777CF8" w:rsidP="00004C53">
      <w:pPr>
        <w:ind w:firstLine="720"/>
      </w:pPr>
    </w:p>
    <w:p w14:paraId="32EC5A8B" w14:textId="00CA4CFD" w:rsidR="00004C53" w:rsidRDefault="00777CF8" w:rsidP="00004C53">
      <w:pPr>
        <w:ind w:firstLine="720"/>
      </w:pPr>
      <w:r>
        <w:rPr>
          <w:noProof/>
        </w:rPr>
        <w:drawing>
          <wp:anchor distT="0" distB="0" distL="114300" distR="114300" simplePos="0" relativeHeight="251780096" behindDoc="0" locked="0" layoutInCell="1" allowOverlap="1" wp14:anchorId="1CF970C4" wp14:editId="6BF83869">
            <wp:simplePos x="0" y="0"/>
            <wp:positionH relativeFrom="margin">
              <wp:align>right</wp:align>
            </wp:positionH>
            <wp:positionV relativeFrom="paragraph">
              <wp:posOffset>467995</wp:posOffset>
            </wp:positionV>
            <wp:extent cx="5036185" cy="1544955"/>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036185" cy="1544955"/>
                    </a:xfrm>
                    <a:prstGeom prst="rect">
                      <a:avLst/>
                    </a:prstGeom>
                    <a:noFill/>
                    <a:ln>
                      <a:noFill/>
                    </a:ln>
                  </pic:spPr>
                </pic:pic>
              </a:graphicData>
            </a:graphic>
          </wp:anchor>
        </w:drawing>
      </w:r>
      <w:r>
        <w:rPr>
          <w:noProof/>
        </w:rPr>
        <mc:AlternateContent>
          <mc:Choice Requires="wps">
            <w:drawing>
              <wp:anchor distT="0" distB="0" distL="114300" distR="114300" simplePos="0" relativeHeight="251968512" behindDoc="0" locked="0" layoutInCell="1" allowOverlap="1" wp14:anchorId="2702B832" wp14:editId="1CBE73E6">
                <wp:simplePos x="0" y="0"/>
                <wp:positionH relativeFrom="column">
                  <wp:posOffset>93980</wp:posOffset>
                </wp:positionH>
                <wp:positionV relativeFrom="paragraph">
                  <wp:posOffset>2068195</wp:posOffset>
                </wp:positionV>
                <wp:extent cx="5036185" cy="635"/>
                <wp:effectExtent l="0" t="0" r="0" b="0"/>
                <wp:wrapTopAndBottom/>
                <wp:docPr id="170" name="Text Box 170"/>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962A6C4" w14:textId="65C815C2" w:rsidR="00777CF8" w:rsidRPr="005862A3" w:rsidRDefault="00777CF8" w:rsidP="00777CF8">
                            <w:pPr>
                              <w:pStyle w:val="Caption"/>
                              <w:rPr>
                                <w:noProof/>
                                <w:sz w:val="24"/>
                                <w:szCs w:val="24"/>
                              </w:rPr>
                            </w:pPr>
                            <w:bookmarkStart w:id="285" w:name="_Toc74879167"/>
                            <w:r>
                              <w:t xml:space="preserve">Gambar 4. </w:t>
                            </w:r>
                            <w:fldSimple w:instr=" SEQ Gambar_4. \* ARABIC ">
                              <w:r w:rsidR="002A2B00">
                                <w:rPr>
                                  <w:noProof/>
                                </w:rPr>
                                <w:t>42</w:t>
                              </w:r>
                            </w:fldSimple>
                            <w:r>
                              <w:rPr>
                                <w:lang w:val="en-US"/>
                              </w:rPr>
                              <w:t xml:space="preserve"> Halaman Tambah Data </w:t>
                            </w:r>
                            <w:r>
                              <w:rPr>
                                <w:i/>
                                <w:iCs w:val="0"/>
                                <w:lang w:val="en-US"/>
                              </w:rPr>
                              <w:t xml:space="preserve">Lead </w:t>
                            </w:r>
                            <w:r>
                              <w:rPr>
                                <w:lang w:val="en-US"/>
                              </w:rPr>
                              <w:t>UserMarketing</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2B832" id="Text Box 170" o:spid="_x0000_s1088" type="#_x0000_t202" style="position:absolute;left:0;text-align:left;margin-left:7.4pt;margin-top:162.85pt;width:396.5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" stroked="f">
                <v:textbox style="mso-fit-shape-to-text:t" inset="0,0,0,0">
                  <w:txbxContent>
                    <w:p w14:paraId="3962A6C4" w14:textId="65C815C2" w:rsidR="00777CF8" w:rsidRPr="005862A3" w:rsidRDefault="00777CF8" w:rsidP="00777CF8">
                      <w:pPr>
                        <w:pStyle w:val="Caption"/>
                        <w:rPr>
                          <w:noProof/>
                          <w:sz w:val="24"/>
                          <w:szCs w:val="24"/>
                        </w:rPr>
                      </w:pPr>
                      <w:bookmarkStart w:id="286" w:name="_Toc74879167"/>
                      <w:r>
                        <w:t xml:space="preserve">Gambar 4. </w:t>
                      </w:r>
                      <w:fldSimple w:instr=" SEQ Gambar_4. \* ARABIC ">
                        <w:r w:rsidR="002A2B00">
                          <w:rPr>
                            <w:noProof/>
                          </w:rPr>
                          <w:t>42</w:t>
                        </w:r>
                      </w:fldSimple>
                      <w:r>
                        <w:rPr>
                          <w:lang w:val="en-US"/>
                        </w:rPr>
                        <w:t xml:space="preserve"> Halaman Tambah Data </w:t>
                      </w:r>
                      <w:r>
                        <w:rPr>
                          <w:i/>
                          <w:iCs w:val="0"/>
                          <w:lang w:val="en-US"/>
                        </w:rPr>
                        <w:t xml:space="preserve">Lead </w:t>
                      </w:r>
                      <w:r>
                        <w:rPr>
                          <w:lang w:val="en-US"/>
                        </w:rPr>
                        <w:t>UserMarketing</w:t>
                      </w:r>
                      <w:bookmarkEnd w:id="286"/>
                    </w:p>
                  </w:txbxContent>
                </v:textbox>
                <w10:wrap type="topAndBottom"/>
              </v:shape>
            </w:pict>
          </mc:Fallback>
        </mc:AlternateContent>
      </w:r>
      <w:r w:rsidR="00004C53" w:rsidRPr="00004C53">
        <w:t xml:space="preserve">Pada Halaman </w:t>
      </w:r>
      <w:r w:rsidR="00004C53" w:rsidRPr="00004C53">
        <w:rPr>
          <w:i/>
          <w:iCs/>
          <w:lang w:val="en-US"/>
        </w:rPr>
        <w:t>LEAD</w:t>
      </w:r>
      <w:r w:rsidR="00004C53">
        <w:rPr>
          <w:lang w:val="en-US"/>
        </w:rPr>
        <w:t xml:space="preserve"> </w:t>
      </w:r>
      <w:r w:rsidR="00004C53" w:rsidRPr="00004C53">
        <w:t xml:space="preserve">ini, disediakan form untuk Tambah data atau menambah user pengguna web ini yang dapat diisi UserMarketing. </w:t>
      </w:r>
    </w:p>
    <w:p w14:paraId="7635AF5C" w14:textId="77777777" w:rsidR="00777CF8" w:rsidRDefault="00777CF8" w:rsidP="00004C53">
      <w:pPr>
        <w:ind w:firstLine="720"/>
      </w:pPr>
    </w:p>
    <w:p w14:paraId="535A5CAC" w14:textId="576A70CD" w:rsidR="00004C53" w:rsidRDefault="00777CF8" w:rsidP="00004C53">
      <w:pPr>
        <w:ind w:firstLine="720"/>
      </w:pPr>
      <w:r>
        <w:rPr>
          <w:noProof/>
        </w:rPr>
        <mc:AlternateContent>
          <mc:Choice Requires="wps">
            <w:drawing>
              <wp:anchor distT="0" distB="0" distL="114300" distR="114300" simplePos="0" relativeHeight="251970560" behindDoc="0" locked="0" layoutInCell="1" allowOverlap="1" wp14:anchorId="23402461" wp14:editId="29764190">
                <wp:simplePos x="0" y="0"/>
                <wp:positionH relativeFrom="margin">
                  <wp:align>right</wp:align>
                </wp:positionH>
                <wp:positionV relativeFrom="paragraph">
                  <wp:posOffset>1796203</wp:posOffset>
                </wp:positionV>
                <wp:extent cx="5029200" cy="635"/>
                <wp:effectExtent l="0" t="0" r="0" b="1905"/>
                <wp:wrapTopAndBottom/>
                <wp:docPr id="172" name="Text Box 17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DEBEA90" w14:textId="57A3D4DB" w:rsidR="00777CF8" w:rsidRPr="00320B3F" w:rsidRDefault="00777CF8" w:rsidP="00777CF8">
                            <w:pPr>
                              <w:pStyle w:val="Caption"/>
                              <w:rPr>
                                <w:noProof/>
                                <w:sz w:val="24"/>
                                <w:szCs w:val="24"/>
                              </w:rPr>
                            </w:pPr>
                            <w:bookmarkStart w:id="287" w:name="_Toc74879168"/>
                            <w:r>
                              <w:t xml:space="preserve">Gambar 4. </w:t>
                            </w:r>
                            <w:fldSimple w:instr=" SEQ Gambar_4. \* ARABIC ">
                              <w:r w:rsidR="002A2B00">
                                <w:rPr>
                                  <w:noProof/>
                                </w:rPr>
                                <w:t>43</w:t>
                              </w:r>
                            </w:fldSimple>
                            <w:r>
                              <w:rPr>
                                <w:lang w:val="en-US"/>
                              </w:rPr>
                              <w:t xml:space="preserve"> Halaman Edit Data </w:t>
                            </w:r>
                            <w:r>
                              <w:rPr>
                                <w:i/>
                                <w:iCs w:val="0"/>
                                <w:lang w:val="en-US"/>
                              </w:rPr>
                              <w:t xml:space="preserve">Lead </w:t>
                            </w:r>
                            <w:r>
                              <w:rPr>
                                <w:lang w:val="en-US"/>
                              </w:rPr>
                              <w:t>UserMarketing</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02461" id="Text Box 172" o:spid="_x0000_s1089" type="#_x0000_t202" style="position:absolute;left:0;text-align:left;margin-left:344.8pt;margin-top:141.45pt;width:396pt;height:.05pt;z-index:251970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XXMAIAAGk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" stroked="f">
                <v:textbox style="mso-fit-shape-to-text:t" inset="0,0,0,0">
                  <w:txbxContent>
                    <w:p w14:paraId="1DEBEA90" w14:textId="57A3D4DB" w:rsidR="00777CF8" w:rsidRPr="00320B3F" w:rsidRDefault="00777CF8" w:rsidP="00777CF8">
                      <w:pPr>
                        <w:pStyle w:val="Caption"/>
                        <w:rPr>
                          <w:noProof/>
                          <w:sz w:val="24"/>
                          <w:szCs w:val="24"/>
                        </w:rPr>
                      </w:pPr>
                      <w:bookmarkStart w:id="288" w:name="_Toc74879168"/>
                      <w:r>
                        <w:t xml:space="preserve">Gambar 4. </w:t>
                      </w:r>
                      <w:fldSimple w:instr=" SEQ Gambar_4. \* ARABIC ">
                        <w:r w:rsidR="002A2B00">
                          <w:rPr>
                            <w:noProof/>
                          </w:rPr>
                          <w:t>43</w:t>
                        </w:r>
                      </w:fldSimple>
                      <w:r>
                        <w:rPr>
                          <w:lang w:val="en-US"/>
                        </w:rPr>
                        <w:t xml:space="preserve"> Halaman Edit Data </w:t>
                      </w:r>
                      <w:r>
                        <w:rPr>
                          <w:i/>
                          <w:iCs w:val="0"/>
                          <w:lang w:val="en-US"/>
                        </w:rPr>
                        <w:t xml:space="preserve">Lead </w:t>
                      </w:r>
                      <w:r>
                        <w:rPr>
                          <w:lang w:val="en-US"/>
                        </w:rPr>
                        <w:t>UserMarketing</w:t>
                      </w:r>
                      <w:bookmarkEnd w:id="288"/>
                    </w:p>
                  </w:txbxContent>
                </v:textbox>
                <w10:wrap type="topAndBottom" anchorx="margin"/>
              </v:shape>
            </w:pict>
          </mc:Fallback>
        </mc:AlternateContent>
      </w:r>
      <w:r>
        <w:rPr>
          <w:noProof/>
        </w:rPr>
        <w:drawing>
          <wp:anchor distT="0" distB="0" distL="114300" distR="114300" simplePos="0" relativeHeight="251781120" behindDoc="0" locked="0" layoutInCell="1" allowOverlap="1" wp14:anchorId="508A0F77" wp14:editId="0E00D285">
            <wp:simplePos x="0" y="0"/>
            <wp:positionH relativeFrom="margin">
              <wp:align>right</wp:align>
            </wp:positionH>
            <wp:positionV relativeFrom="paragraph">
              <wp:posOffset>451061</wp:posOffset>
            </wp:positionV>
            <wp:extent cx="5029200" cy="1330325"/>
            <wp:effectExtent l="0" t="0" r="0" b="317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029200" cy="1330325"/>
                    </a:xfrm>
                    <a:prstGeom prst="rect">
                      <a:avLst/>
                    </a:prstGeom>
                    <a:noFill/>
                    <a:ln>
                      <a:noFill/>
                    </a:ln>
                  </pic:spPr>
                </pic:pic>
              </a:graphicData>
            </a:graphic>
          </wp:anchor>
        </w:drawing>
      </w:r>
      <w:r w:rsidR="00004C53" w:rsidRPr="00004C53">
        <w:t xml:space="preserve">Pada Halaman Data User ini, disediakan form EDIT DATA yang dapat diisi UserMarketing. </w:t>
      </w:r>
    </w:p>
    <w:p w14:paraId="7176A4CA" w14:textId="4E11B1AE" w:rsidR="00661C96" w:rsidRDefault="00661C96" w:rsidP="00004C53">
      <w:pPr>
        <w:ind w:firstLine="720"/>
      </w:pPr>
    </w:p>
    <w:p w14:paraId="7659E2BC" w14:textId="0D1AC067" w:rsidR="00004C53" w:rsidRDefault="00004C53" w:rsidP="00004C53">
      <w:pPr>
        <w:pStyle w:val="Heading3"/>
        <w:rPr>
          <w:lang w:val="en-US"/>
        </w:rPr>
      </w:pPr>
      <w:bookmarkStart w:id="289" w:name="_Toc74879968"/>
      <w:r>
        <w:rPr>
          <w:lang w:val="en-US"/>
        </w:rPr>
        <w:lastRenderedPageBreak/>
        <w:t xml:space="preserve">Halaman </w:t>
      </w:r>
      <w:r>
        <w:rPr>
          <w:i/>
          <w:iCs/>
          <w:lang w:val="en-US"/>
        </w:rPr>
        <w:t xml:space="preserve">Deal </w:t>
      </w:r>
      <w:r>
        <w:rPr>
          <w:lang w:val="en-US"/>
        </w:rPr>
        <w:t>SuperAdmin</w:t>
      </w:r>
      <w:bookmarkEnd w:id="289"/>
    </w:p>
    <w:p w14:paraId="0C10F486" w14:textId="662697AC" w:rsidR="00004C53" w:rsidRPr="00004C53" w:rsidRDefault="00004C53" w:rsidP="00004C53">
      <w:pPr>
        <w:ind w:firstLine="720"/>
        <w:rPr>
          <w:lang w:val="en-US"/>
        </w:rPr>
      </w:pPr>
      <w:r w:rsidRPr="00004C53">
        <w:rPr>
          <w:lang w:val="en-US"/>
        </w:rPr>
        <w:t xml:space="preserve">Pada halaman </w:t>
      </w:r>
      <w:r w:rsidRPr="00004C53">
        <w:rPr>
          <w:i/>
          <w:iCs/>
          <w:lang w:val="en-US"/>
        </w:rPr>
        <w:t>DEAL</w:t>
      </w:r>
      <w:r w:rsidRPr="00004C53">
        <w:rPr>
          <w:lang w:val="en-US"/>
        </w:rPr>
        <w:t xml:space="preserve"> SuperAdmin, hanya bisa melihat data-data pengguna dan SuperAdmin tidak bisa tambahdata, editdata, hapusdata </w:t>
      </w:r>
      <w:r w:rsidRPr="00004C53">
        <w:rPr>
          <w:i/>
          <w:iCs/>
          <w:lang w:val="en-US"/>
        </w:rPr>
        <w:t>DEAL</w:t>
      </w:r>
      <w:r w:rsidRPr="00004C53">
        <w:rPr>
          <w:lang w:val="en-US"/>
        </w:rPr>
        <w:t>.</w:t>
      </w:r>
      <w:r w:rsidR="00777CF8">
        <w:rPr>
          <w:noProof/>
        </w:rPr>
        <mc:AlternateContent>
          <mc:Choice Requires="wps">
            <w:drawing>
              <wp:anchor distT="0" distB="0" distL="114300" distR="114300" simplePos="0" relativeHeight="251972608" behindDoc="0" locked="0" layoutInCell="1" allowOverlap="1" wp14:anchorId="719594B9" wp14:editId="111FFE71">
                <wp:simplePos x="0" y="0"/>
                <wp:positionH relativeFrom="column">
                  <wp:posOffset>635</wp:posOffset>
                </wp:positionH>
                <wp:positionV relativeFrom="paragraph">
                  <wp:posOffset>2368550</wp:posOffset>
                </wp:positionV>
                <wp:extent cx="5036185" cy="635"/>
                <wp:effectExtent l="0" t="0" r="0" b="0"/>
                <wp:wrapTopAndBottom/>
                <wp:docPr id="173" name="Text Box 173"/>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6197159" w14:textId="6A643DE1" w:rsidR="00777CF8" w:rsidRPr="00395E56" w:rsidRDefault="00777CF8" w:rsidP="00777CF8">
                            <w:pPr>
                              <w:pStyle w:val="Caption"/>
                              <w:rPr>
                                <w:sz w:val="24"/>
                                <w:szCs w:val="24"/>
                                <w:lang w:val="en-US"/>
                              </w:rPr>
                            </w:pPr>
                            <w:bookmarkStart w:id="290" w:name="_Toc74879169"/>
                            <w:r>
                              <w:t xml:space="preserve">Gambar 4. </w:t>
                            </w:r>
                            <w:fldSimple w:instr=" SEQ Gambar_4. \* ARABIC ">
                              <w:r w:rsidR="002A2B00">
                                <w:rPr>
                                  <w:noProof/>
                                </w:rPr>
                                <w:t>44</w:t>
                              </w:r>
                            </w:fldSimple>
                            <w:r>
                              <w:rPr>
                                <w:lang w:val="en-US"/>
                              </w:rPr>
                              <w:t xml:space="preserve"> Halaman </w:t>
                            </w:r>
                            <w:r>
                              <w:rPr>
                                <w:i/>
                                <w:iCs w:val="0"/>
                                <w:lang w:val="en-US"/>
                              </w:rPr>
                              <w:t xml:space="preserve">Deal </w:t>
                            </w:r>
                            <w:r>
                              <w:rPr>
                                <w:lang w:val="en-US"/>
                              </w:rPr>
                              <w:t>SuperAdmin</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594B9" id="Text Box 173" o:spid="_x0000_s1090" type="#_x0000_t202" style="position:absolute;left:0;text-align:left;margin-left:.05pt;margin-top:186.5pt;width:396.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77MQIAAGk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" stroked="f">
                <v:textbox style="mso-fit-shape-to-text:t" inset="0,0,0,0">
                  <w:txbxContent>
                    <w:p w14:paraId="36197159" w14:textId="6A643DE1" w:rsidR="00777CF8" w:rsidRPr="00395E56" w:rsidRDefault="00777CF8" w:rsidP="00777CF8">
                      <w:pPr>
                        <w:pStyle w:val="Caption"/>
                        <w:rPr>
                          <w:sz w:val="24"/>
                          <w:szCs w:val="24"/>
                          <w:lang w:val="en-US"/>
                        </w:rPr>
                      </w:pPr>
                      <w:bookmarkStart w:id="291" w:name="_Toc74879169"/>
                      <w:r>
                        <w:t xml:space="preserve">Gambar 4. </w:t>
                      </w:r>
                      <w:fldSimple w:instr=" SEQ Gambar_4. \* ARABIC ">
                        <w:r w:rsidR="002A2B00">
                          <w:rPr>
                            <w:noProof/>
                          </w:rPr>
                          <w:t>44</w:t>
                        </w:r>
                      </w:fldSimple>
                      <w:r>
                        <w:rPr>
                          <w:lang w:val="en-US"/>
                        </w:rPr>
                        <w:t xml:space="preserve"> Halaman </w:t>
                      </w:r>
                      <w:r>
                        <w:rPr>
                          <w:i/>
                          <w:iCs w:val="0"/>
                          <w:lang w:val="en-US"/>
                        </w:rPr>
                        <w:t xml:space="preserve">Deal </w:t>
                      </w:r>
                      <w:r>
                        <w:rPr>
                          <w:lang w:val="en-US"/>
                        </w:rPr>
                        <w:t>SuperAdmin</w:t>
                      </w:r>
                      <w:bookmarkEnd w:id="291"/>
                    </w:p>
                  </w:txbxContent>
                </v:textbox>
                <w10:wrap type="topAndBottom"/>
              </v:shape>
            </w:pict>
          </mc:Fallback>
        </mc:AlternateContent>
      </w:r>
      <w:r>
        <w:rPr>
          <w:noProof/>
          <w:lang w:val="en-US"/>
        </w:rPr>
        <w:drawing>
          <wp:anchor distT="0" distB="0" distL="114300" distR="114300" simplePos="0" relativeHeight="251782144" behindDoc="0" locked="0" layoutInCell="1" allowOverlap="1" wp14:anchorId="5CD08194" wp14:editId="331AC454">
            <wp:simplePos x="0" y="0"/>
            <wp:positionH relativeFrom="column">
              <wp:posOffset>635</wp:posOffset>
            </wp:positionH>
            <wp:positionV relativeFrom="paragraph">
              <wp:posOffset>523875</wp:posOffset>
            </wp:positionV>
            <wp:extent cx="5036185" cy="1787525"/>
            <wp:effectExtent l="0" t="0" r="0" b="317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036185" cy="1787525"/>
                    </a:xfrm>
                    <a:prstGeom prst="rect">
                      <a:avLst/>
                    </a:prstGeom>
                    <a:noFill/>
                    <a:ln>
                      <a:noFill/>
                    </a:ln>
                  </pic:spPr>
                </pic:pic>
              </a:graphicData>
            </a:graphic>
          </wp:anchor>
        </w:drawing>
      </w:r>
    </w:p>
    <w:p w14:paraId="78609F8B" w14:textId="766B9CDF" w:rsidR="00777CF8" w:rsidRDefault="00777CF8" w:rsidP="00777CF8">
      <w:pPr>
        <w:pStyle w:val="Heading3"/>
        <w:numPr>
          <w:ilvl w:val="0"/>
          <w:numId w:val="0"/>
        </w:numPr>
        <w:rPr>
          <w:lang w:val="en-US"/>
        </w:rPr>
      </w:pPr>
    </w:p>
    <w:p w14:paraId="01933A9E" w14:textId="2ECE12B1" w:rsidR="00004C53" w:rsidRDefault="00777CF8" w:rsidP="00004C53">
      <w:pPr>
        <w:pStyle w:val="Heading3"/>
        <w:rPr>
          <w:lang w:val="en-US"/>
        </w:rPr>
      </w:pPr>
      <w:bookmarkStart w:id="292" w:name="_Toc74879969"/>
      <w:r>
        <w:rPr>
          <w:lang w:val="en-US"/>
        </w:rPr>
        <w:t>Ha</w:t>
      </w:r>
      <w:r w:rsidR="00004C53">
        <w:rPr>
          <w:lang w:val="en-US"/>
        </w:rPr>
        <w:t xml:space="preserve">laman </w:t>
      </w:r>
      <w:r w:rsidR="00004C53">
        <w:rPr>
          <w:i/>
          <w:iCs/>
          <w:lang w:val="en-US"/>
        </w:rPr>
        <w:t xml:space="preserve">Deal </w:t>
      </w:r>
      <w:r w:rsidR="00004C53">
        <w:rPr>
          <w:lang w:val="en-US"/>
        </w:rPr>
        <w:t>UserMarketing</w:t>
      </w:r>
      <w:bookmarkEnd w:id="292"/>
    </w:p>
    <w:p w14:paraId="17092526" w14:textId="311ABDA0" w:rsidR="00004C53" w:rsidRPr="00004C53" w:rsidRDefault="00004C53" w:rsidP="00004C53">
      <w:pPr>
        <w:ind w:firstLine="720"/>
        <w:rPr>
          <w:lang w:val="en-US"/>
        </w:rPr>
      </w:pPr>
      <w:r w:rsidRPr="00004C53">
        <w:rPr>
          <w:lang w:val="en-US"/>
        </w:rPr>
        <w:t xml:space="preserve">Pada halaman </w:t>
      </w:r>
      <w:r w:rsidRPr="00004C53">
        <w:rPr>
          <w:i/>
          <w:iCs/>
          <w:lang w:val="en-US"/>
        </w:rPr>
        <w:t>DEAL</w:t>
      </w:r>
      <w:r w:rsidRPr="00004C53">
        <w:rPr>
          <w:lang w:val="en-US"/>
        </w:rPr>
        <w:t>, ditampilkan data-data user pengguna web ini dan menampilan menu HAPUS DATA / EDIT DATA jika UserMarketing ingin mengedit data.</w:t>
      </w:r>
    </w:p>
    <w:p w14:paraId="12F95088" w14:textId="30D44540" w:rsidR="00004C53" w:rsidRPr="00004C53" w:rsidRDefault="00777CF8" w:rsidP="00004C53">
      <w:pPr>
        <w:rPr>
          <w:lang w:val="en-US"/>
        </w:rPr>
      </w:pPr>
      <w:r>
        <w:rPr>
          <w:noProof/>
        </w:rPr>
        <mc:AlternateContent>
          <mc:Choice Requires="wps">
            <w:drawing>
              <wp:anchor distT="0" distB="0" distL="114300" distR="114300" simplePos="0" relativeHeight="251974656" behindDoc="0" locked="0" layoutInCell="1" allowOverlap="1" wp14:anchorId="5A716C0F" wp14:editId="7BFF6DFD">
                <wp:simplePos x="0" y="0"/>
                <wp:positionH relativeFrom="column">
                  <wp:posOffset>635</wp:posOffset>
                </wp:positionH>
                <wp:positionV relativeFrom="paragraph">
                  <wp:posOffset>1451610</wp:posOffset>
                </wp:positionV>
                <wp:extent cx="5029200" cy="635"/>
                <wp:effectExtent l="0" t="0" r="0" b="0"/>
                <wp:wrapTopAndBottom/>
                <wp:docPr id="174" name="Text Box 17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C88D62D" w14:textId="0F3647FB" w:rsidR="00777CF8" w:rsidRPr="00F8439E" w:rsidRDefault="00777CF8" w:rsidP="00777CF8">
                            <w:pPr>
                              <w:pStyle w:val="Caption"/>
                              <w:rPr>
                                <w:noProof/>
                                <w:sz w:val="24"/>
                                <w:szCs w:val="24"/>
                                <w:lang w:val="en-US"/>
                              </w:rPr>
                            </w:pPr>
                            <w:bookmarkStart w:id="293" w:name="_Toc74879170"/>
                            <w:r>
                              <w:t xml:space="preserve">Gambar 4. </w:t>
                            </w:r>
                            <w:fldSimple w:instr=" SEQ Gambar_4. \* ARABIC ">
                              <w:r w:rsidR="002A2B00">
                                <w:rPr>
                                  <w:noProof/>
                                </w:rPr>
                                <w:t>45</w:t>
                              </w:r>
                            </w:fldSimple>
                            <w:r>
                              <w:rPr>
                                <w:lang w:val="en-US"/>
                              </w:rPr>
                              <w:t xml:space="preserve"> Halaman </w:t>
                            </w:r>
                            <w:r>
                              <w:rPr>
                                <w:i/>
                                <w:iCs w:val="0"/>
                                <w:lang w:val="en-US"/>
                              </w:rPr>
                              <w:t xml:space="preserve">Deal </w:t>
                            </w:r>
                            <w:r>
                              <w:rPr>
                                <w:lang w:val="en-US"/>
                              </w:rPr>
                              <w:t>UserMarketing</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16C0F" id="Text Box 174" o:spid="_x0000_s1091" type="#_x0000_t202" style="position:absolute;left:0;text-align:left;margin-left:.05pt;margin-top:114.3pt;width:396pt;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" stroked="f">
                <v:textbox style="mso-fit-shape-to-text:t" inset="0,0,0,0">
                  <w:txbxContent>
                    <w:p w14:paraId="5C88D62D" w14:textId="0F3647FB" w:rsidR="00777CF8" w:rsidRPr="00F8439E" w:rsidRDefault="00777CF8" w:rsidP="00777CF8">
                      <w:pPr>
                        <w:pStyle w:val="Caption"/>
                        <w:rPr>
                          <w:noProof/>
                          <w:sz w:val="24"/>
                          <w:szCs w:val="24"/>
                          <w:lang w:val="en-US"/>
                        </w:rPr>
                      </w:pPr>
                      <w:bookmarkStart w:id="294" w:name="_Toc74879170"/>
                      <w:r>
                        <w:t xml:space="preserve">Gambar 4. </w:t>
                      </w:r>
                      <w:fldSimple w:instr=" SEQ Gambar_4. \* ARABIC ">
                        <w:r w:rsidR="002A2B00">
                          <w:rPr>
                            <w:noProof/>
                          </w:rPr>
                          <w:t>45</w:t>
                        </w:r>
                      </w:fldSimple>
                      <w:r>
                        <w:rPr>
                          <w:lang w:val="en-US"/>
                        </w:rPr>
                        <w:t xml:space="preserve"> Halaman </w:t>
                      </w:r>
                      <w:r>
                        <w:rPr>
                          <w:i/>
                          <w:iCs w:val="0"/>
                          <w:lang w:val="en-US"/>
                        </w:rPr>
                        <w:t xml:space="preserve">Deal </w:t>
                      </w:r>
                      <w:r>
                        <w:rPr>
                          <w:lang w:val="en-US"/>
                        </w:rPr>
                        <w:t>UserMarketing</w:t>
                      </w:r>
                      <w:bookmarkEnd w:id="294"/>
                    </w:p>
                  </w:txbxContent>
                </v:textbox>
                <w10:wrap type="topAndBottom"/>
              </v:shape>
            </w:pict>
          </mc:Fallback>
        </mc:AlternateContent>
      </w:r>
      <w:r w:rsidR="00004C53">
        <w:rPr>
          <w:noProof/>
          <w:lang w:val="en-US"/>
        </w:rPr>
        <w:drawing>
          <wp:anchor distT="0" distB="0" distL="114300" distR="114300" simplePos="0" relativeHeight="251783168" behindDoc="0" locked="0" layoutInCell="1" allowOverlap="1" wp14:anchorId="64F1E06A" wp14:editId="13A8E203">
            <wp:simplePos x="0" y="0"/>
            <wp:positionH relativeFrom="column">
              <wp:posOffset>693</wp:posOffset>
            </wp:positionH>
            <wp:positionV relativeFrom="paragraph">
              <wp:posOffset>1905</wp:posOffset>
            </wp:positionV>
            <wp:extent cx="5029200" cy="139255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029200" cy="1392555"/>
                    </a:xfrm>
                    <a:prstGeom prst="rect">
                      <a:avLst/>
                    </a:prstGeom>
                    <a:noFill/>
                    <a:ln>
                      <a:noFill/>
                    </a:ln>
                  </pic:spPr>
                </pic:pic>
              </a:graphicData>
            </a:graphic>
          </wp:anchor>
        </w:drawing>
      </w:r>
    </w:p>
    <w:p w14:paraId="0073EE49" w14:textId="4643EA4D" w:rsidR="009C0959" w:rsidRDefault="00777CF8" w:rsidP="00004C53">
      <w:pPr>
        <w:ind w:firstLine="720"/>
      </w:pPr>
      <w:r>
        <w:rPr>
          <w:noProof/>
        </w:rPr>
        <mc:AlternateContent>
          <mc:Choice Requires="wps">
            <w:drawing>
              <wp:anchor distT="0" distB="0" distL="114300" distR="114300" simplePos="0" relativeHeight="251976704" behindDoc="0" locked="0" layoutInCell="1" allowOverlap="1" wp14:anchorId="36806A75" wp14:editId="05152643">
                <wp:simplePos x="0" y="0"/>
                <wp:positionH relativeFrom="column">
                  <wp:posOffset>3810</wp:posOffset>
                </wp:positionH>
                <wp:positionV relativeFrom="paragraph">
                  <wp:posOffset>1822450</wp:posOffset>
                </wp:positionV>
                <wp:extent cx="5036185" cy="635"/>
                <wp:effectExtent l="0" t="0" r="0" b="0"/>
                <wp:wrapTopAndBottom/>
                <wp:docPr id="175" name="Text Box 175"/>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1AD50049" w14:textId="3658CDFA" w:rsidR="00777CF8" w:rsidRDefault="00777CF8" w:rsidP="00777CF8">
                            <w:pPr>
                              <w:pStyle w:val="Caption"/>
                              <w:rPr>
                                <w:lang w:val="en-US"/>
                              </w:rPr>
                            </w:pPr>
                            <w:bookmarkStart w:id="295" w:name="_Toc74879171"/>
                            <w:r>
                              <w:t xml:space="preserve">Gambar 4. </w:t>
                            </w:r>
                            <w:fldSimple w:instr=" SEQ Gambar_4. \* ARABIC ">
                              <w:r w:rsidR="002A2B00">
                                <w:rPr>
                                  <w:noProof/>
                                </w:rPr>
                                <w:t>46</w:t>
                              </w:r>
                            </w:fldSimple>
                            <w:r>
                              <w:rPr>
                                <w:lang w:val="en-US"/>
                              </w:rPr>
                              <w:t xml:space="preserve"> Halaman </w:t>
                            </w:r>
                            <w:r w:rsidRPr="0064719B">
                              <w:rPr>
                                <w:lang w:val="en-US"/>
                              </w:rPr>
                              <w:t xml:space="preserve">Edit Data </w:t>
                            </w:r>
                            <w:r w:rsidRPr="0064719B">
                              <w:rPr>
                                <w:i/>
                                <w:iCs w:val="0"/>
                                <w:lang w:val="en-US"/>
                              </w:rPr>
                              <w:t>Deal</w:t>
                            </w:r>
                            <w:r w:rsidRPr="0064719B">
                              <w:rPr>
                                <w:lang w:val="en-US"/>
                              </w:rPr>
                              <w:t xml:space="preserve"> UserMarketing</w:t>
                            </w:r>
                            <w:bookmarkEnd w:id="295"/>
                          </w:p>
                          <w:p w14:paraId="2ED6B374" w14:textId="77777777" w:rsidR="00777CF8" w:rsidRPr="00777CF8" w:rsidRDefault="00777CF8" w:rsidP="00777CF8">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06A75" id="Text Box 175" o:spid="_x0000_s1092" type="#_x0000_t202" style="position:absolute;left:0;text-align:left;margin-left:.3pt;margin-top:143.5pt;width:396.55pt;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" stroked="f">
                <v:textbox style="mso-fit-shape-to-text:t" inset="0,0,0,0">
                  <w:txbxContent>
                    <w:p w14:paraId="1AD50049" w14:textId="3658CDFA" w:rsidR="00777CF8" w:rsidRDefault="00777CF8" w:rsidP="00777CF8">
                      <w:pPr>
                        <w:pStyle w:val="Caption"/>
                        <w:rPr>
                          <w:lang w:val="en-US"/>
                        </w:rPr>
                      </w:pPr>
                      <w:bookmarkStart w:id="296" w:name="_Toc74879171"/>
                      <w:r>
                        <w:t xml:space="preserve">Gambar 4. </w:t>
                      </w:r>
                      <w:fldSimple w:instr=" SEQ Gambar_4. \* ARABIC ">
                        <w:r w:rsidR="002A2B00">
                          <w:rPr>
                            <w:noProof/>
                          </w:rPr>
                          <w:t>46</w:t>
                        </w:r>
                      </w:fldSimple>
                      <w:r>
                        <w:rPr>
                          <w:lang w:val="en-US"/>
                        </w:rPr>
                        <w:t xml:space="preserve"> Halaman </w:t>
                      </w:r>
                      <w:r w:rsidRPr="0064719B">
                        <w:rPr>
                          <w:lang w:val="en-US"/>
                        </w:rPr>
                        <w:t xml:space="preserve">Edit Data </w:t>
                      </w:r>
                      <w:r w:rsidRPr="0064719B">
                        <w:rPr>
                          <w:i/>
                          <w:iCs w:val="0"/>
                          <w:lang w:val="en-US"/>
                        </w:rPr>
                        <w:t>Deal</w:t>
                      </w:r>
                      <w:r w:rsidRPr="0064719B">
                        <w:rPr>
                          <w:lang w:val="en-US"/>
                        </w:rPr>
                        <w:t xml:space="preserve"> UserMarketing</w:t>
                      </w:r>
                      <w:bookmarkEnd w:id="296"/>
                    </w:p>
                    <w:p w14:paraId="2ED6B374" w14:textId="77777777" w:rsidR="00777CF8" w:rsidRPr="00777CF8" w:rsidRDefault="00777CF8" w:rsidP="00777CF8">
                      <w:pPr>
                        <w:rPr>
                          <w:lang w:val="en-US"/>
                        </w:rPr>
                      </w:pPr>
                    </w:p>
                  </w:txbxContent>
                </v:textbox>
                <w10:wrap type="topAndBottom"/>
              </v:shape>
            </w:pict>
          </mc:Fallback>
        </mc:AlternateContent>
      </w:r>
      <w:r w:rsidR="009C0959">
        <w:rPr>
          <w:noProof/>
        </w:rPr>
        <w:drawing>
          <wp:anchor distT="0" distB="0" distL="114300" distR="114300" simplePos="0" relativeHeight="251784192" behindDoc="0" locked="0" layoutInCell="1" allowOverlap="1" wp14:anchorId="53E4CA41" wp14:editId="3ACC0EF1">
            <wp:simplePos x="0" y="0"/>
            <wp:positionH relativeFrom="margin">
              <wp:align>right</wp:align>
            </wp:positionH>
            <wp:positionV relativeFrom="paragraph">
              <wp:posOffset>477471</wp:posOffset>
            </wp:positionV>
            <wp:extent cx="5036185" cy="1288415"/>
            <wp:effectExtent l="0" t="0" r="0" b="698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036185" cy="1288415"/>
                    </a:xfrm>
                    <a:prstGeom prst="rect">
                      <a:avLst/>
                    </a:prstGeom>
                    <a:noFill/>
                    <a:ln>
                      <a:noFill/>
                    </a:ln>
                  </pic:spPr>
                </pic:pic>
              </a:graphicData>
            </a:graphic>
          </wp:anchor>
        </w:drawing>
      </w:r>
      <w:r w:rsidR="00E42E2B" w:rsidRPr="00E42E2B">
        <w:t xml:space="preserve">Pada Halaman </w:t>
      </w:r>
      <w:r w:rsidR="00E42E2B" w:rsidRPr="00E42E2B">
        <w:rPr>
          <w:i/>
          <w:iCs/>
          <w:lang w:val="en-US"/>
        </w:rPr>
        <w:t>DEAL</w:t>
      </w:r>
      <w:r w:rsidR="00E42E2B">
        <w:rPr>
          <w:i/>
          <w:iCs/>
          <w:lang w:val="en-US"/>
        </w:rPr>
        <w:t xml:space="preserve"> </w:t>
      </w:r>
      <w:r w:rsidR="00E42E2B" w:rsidRPr="00E42E2B">
        <w:t xml:space="preserve">ini, disediakan form EDIT DATA yang dapat diisi UserMarketing. </w:t>
      </w:r>
    </w:p>
    <w:p w14:paraId="34FE5330" w14:textId="77777777" w:rsidR="00661C96" w:rsidRDefault="00661C96" w:rsidP="00004C53">
      <w:pPr>
        <w:ind w:firstLine="720"/>
      </w:pPr>
    </w:p>
    <w:p w14:paraId="18B58E34" w14:textId="48A13FD0" w:rsidR="005E6E2D" w:rsidRDefault="009C0959" w:rsidP="009C0959">
      <w:pPr>
        <w:pStyle w:val="Heading3"/>
        <w:rPr>
          <w:lang w:val="en-US"/>
        </w:rPr>
      </w:pPr>
      <w:bookmarkStart w:id="297" w:name="_Toc74879970"/>
      <w:r>
        <w:rPr>
          <w:lang w:val="en-US"/>
        </w:rPr>
        <w:lastRenderedPageBreak/>
        <w:t>Halama</w:t>
      </w:r>
      <w:r w:rsidR="005E6E2D">
        <w:rPr>
          <w:lang w:val="en-US"/>
        </w:rPr>
        <w:t xml:space="preserve">n </w:t>
      </w:r>
      <w:r w:rsidR="005E6E2D">
        <w:rPr>
          <w:i/>
          <w:iCs/>
          <w:lang w:val="en-US"/>
        </w:rPr>
        <w:t xml:space="preserve">Cancel  </w:t>
      </w:r>
      <w:r w:rsidR="005E6E2D">
        <w:rPr>
          <w:lang w:val="en-US"/>
        </w:rPr>
        <w:t>SuperAdmin &amp; UserMarketing</w:t>
      </w:r>
      <w:bookmarkEnd w:id="297"/>
    </w:p>
    <w:p w14:paraId="27B91B5B" w14:textId="68E45BFC" w:rsidR="005E6E2D" w:rsidRPr="005E6E2D" w:rsidRDefault="005E6E2D" w:rsidP="005E6E2D">
      <w:pPr>
        <w:ind w:firstLine="720"/>
        <w:rPr>
          <w:lang w:val="en-US"/>
        </w:rPr>
      </w:pPr>
      <w:r>
        <w:rPr>
          <w:noProof/>
        </w:rPr>
        <mc:AlternateContent>
          <mc:Choice Requires="wps">
            <w:drawing>
              <wp:anchor distT="0" distB="0" distL="114300" distR="114300" simplePos="0" relativeHeight="251978752" behindDoc="0" locked="0" layoutInCell="1" allowOverlap="1" wp14:anchorId="1BA9B83A" wp14:editId="175ACCFA">
                <wp:simplePos x="0" y="0"/>
                <wp:positionH relativeFrom="column">
                  <wp:posOffset>3810</wp:posOffset>
                </wp:positionH>
                <wp:positionV relativeFrom="paragraph">
                  <wp:posOffset>2105660</wp:posOffset>
                </wp:positionV>
                <wp:extent cx="5036185" cy="635"/>
                <wp:effectExtent l="0" t="0" r="0" b="0"/>
                <wp:wrapTopAndBottom/>
                <wp:docPr id="177" name="Text Box 17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75B2D6B9" w14:textId="142070A4" w:rsidR="005E6E2D" w:rsidRPr="00805E80" w:rsidRDefault="005E6E2D" w:rsidP="005E6E2D">
                            <w:pPr>
                              <w:pStyle w:val="Caption"/>
                              <w:rPr>
                                <w:noProof/>
                                <w:sz w:val="24"/>
                                <w:szCs w:val="24"/>
                                <w:lang w:val="en-US"/>
                              </w:rPr>
                            </w:pPr>
                            <w:bookmarkStart w:id="298" w:name="_Toc74879172"/>
                            <w:r>
                              <w:t xml:space="preserve">Gambar 4. </w:t>
                            </w:r>
                            <w:fldSimple w:instr=" SEQ Gambar_4. \* ARABIC ">
                              <w:r w:rsidR="002A2B00">
                                <w:rPr>
                                  <w:noProof/>
                                </w:rPr>
                                <w:t>47</w:t>
                              </w:r>
                            </w:fldSimple>
                            <w:r>
                              <w:rPr>
                                <w:lang w:val="en-US"/>
                              </w:rPr>
                              <w:t xml:space="preserve"> Halaman </w:t>
                            </w:r>
                            <w:r>
                              <w:rPr>
                                <w:i/>
                                <w:iCs w:val="0"/>
                                <w:lang w:val="en-US"/>
                              </w:rPr>
                              <w:t>Cancel</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B83A" id="Text Box 177" o:spid="_x0000_s1093" type="#_x0000_t202" style="position:absolute;left:0;text-align:left;margin-left:.3pt;margin-top:165.8pt;width:396.5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AXMAIAAGkEAAAOAAAAZHJzL2Uyb0RvYy54bWysVMFu2zAMvQ/YPwi6L05aJC2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" stroked="f">
                <v:textbox style="mso-fit-shape-to-text:t" inset="0,0,0,0">
                  <w:txbxContent>
                    <w:p w14:paraId="75B2D6B9" w14:textId="142070A4" w:rsidR="005E6E2D" w:rsidRPr="00805E80" w:rsidRDefault="005E6E2D" w:rsidP="005E6E2D">
                      <w:pPr>
                        <w:pStyle w:val="Caption"/>
                        <w:rPr>
                          <w:noProof/>
                          <w:sz w:val="24"/>
                          <w:szCs w:val="24"/>
                          <w:lang w:val="en-US"/>
                        </w:rPr>
                      </w:pPr>
                      <w:bookmarkStart w:id="299" w:name="_Toc74879172"/>
                      <w:r>
                        <w:t xml:space="preserve">Gambar 4. </w:t>
                      </w:r>
                      <w:fldSimple w:instr=" SEQ Gambar_4. \* ARABIC ">
                        <w:r w:rsidR="002A2B00">
                          <w:rPr>
                            <w:noProof/>
                          </w:rPr>
                          <w:t>47</w:t>
                        </w:r>
                      </w:fldSimple>
                      <w:r>
                        <w:rPr>
                          <w:lang w:val="en-US"/>
                        </w:rPr>
                        <w:t xml:space="preserve"> Halaman </w:t>
                      </w:r>
                      <w:r>
                        <w:rPr>
                          <w:i/>
                          <w:iCs w:val="0"/>
                          <w:lang w:val="en-US"/>
                        </w:rPr>
                        <w:t>Cancel</w:t>
                      </w:r>
                      <w:bookmarkEnd w:id="299"/>
                    </w:p>
                  </w:txbxContent>
                </v:textbox>
                <w10:wrap type="topAndBottom"/>
              </v:shape>
            </w:pict>
          </mc:Fallback>
        </mc:AlternateContent>
      </w:r>
      <w:r>
        <w:rPr>
          <w:noProof/>
          <w:lang w:val="en-US"/>
        </w:rPr>
        <w:drawing>
          <wp:anchor distT="0" distB="0" distL="114300" distR="114300" simplePos="0" relativeHeight="251785216" behindDoc="0" locked="0" layoutInCell="1" allowOverlap="1" wp14:anchorId="24E5ACC3" wp14:editId="70CA0928">
            <wp:simplePos x="0" y="0"/>
            <wp:positionH relativeFrom="margin">
              <wp:align>right</wp:align>
            </wp:positionH>
            <wp:positionV relativeFrom="paragraph">
              <wp:posOffset>476250</wp:posOffset>
            </wp:positionV>
            <wp:extent cx="5036185" cy="1572260"/>
            <wp:effectExtent l="0" t="0" r="0" b="889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036185" cy="1572260"/>
                    </a:xfrm>
                    <a:prstGeom prst="rect">
                      <a:avLst/>
                    </a:prstGeom>
                    <a:noFill/>
                    <a:ln>
                      <a:noFill/>
                    </a:ln>
                  </pic:spPr>
                </pic:pic>
              </a:graphicData>
            </a:graphic>
          </wp:anchor>
        </w:drawing>
      </w:r>
      <w:r>
        <w:rPr>
          <w:lang w:val="en-US"/>
        </w:rPr>
        <w:t xml:space="preserve">Halaman </w:t>
      </w:r>
      <w:r>
        <w:rPr>
          <w:i/>
          <w:iCs/>
          <w:lang w:val="en-US"/>
        </w:rPr>
        <w:t xml:space="preserve"> CANCEL </w:t>
      </w:r>
      <w:r>
        <w:rPr>
          <w:lang w:val="en-US"/>
        </w:rPr>
        <w:t xml:space="preserve">ini, hanya bisa melihat tabel berisi data sekolah yang berstatus </w:t>
      </w:r>
      <w:r>
        <w:rPr>
          <w:i/>
          <w:iCs/>
          <w:lang w:val="en-US"/>
        </w:rPr>
        <w:t>cancel</w:t>
      </w:r>
      <w:r>
        <w:rPr>
          <w:lang w:val="en-US"/>
        </w:rPr>
        <w:t xml:space="preserve">. </w:t>
      </w:r>
    </w:p>
    <w:p w14:paraId="1444DBB5" w14:textId="0A4D18B1" w:rsidR="005E6E2D" w:rsidRDefault="005E6E2D" w:rsidP="005E6E2D">
      <w:pPr>
        <w:pStyle w:val="Heading3"/>
        <w:numPr>
          <w:ilvl w:val="0"/>
          <w:numId w:val="0"/>
        </w:numPr>
        <w:rPr>
          <w:lang w:val="en-US"/>
        </w:rPr>
      </w:pPr>
    </w:p>
    <w:p w14:paraId="7A891DF7" w14:textId="30AD7ACF" w:rsidR="009C0959" w:rsidRDefault="005E6E2D" w:rsidP="009C0959">
      <w:pPr>
        <w:pStyle w:val="Heading3"/>
        <w:rPr>
          <w:lang w:val="en-US"/>
        </w:rPr>
      </w:pPr>
      <w:bookmarkStart w:id="300" w:name="_Toc74879971"/>
      <w:r>
        <w:rPr>
          <w:lang w:val="en-US"/>
        </w:rPr>
        <w:t xml:space="preserve">Halaman </w:t>
      </w:r>
      <w:r>
        <w:rPr>
          <w:i/>
          <w:iCs/>
          <w:lang w:val="en-US"/>
        </w:rPr>
        <w:t xml:space="preserve">History </w:t>
      </w:r>
      <w:r w:rsidR="009C0959">
        <w:rPr>
          <w:lang w:val="en-US"/>
        </w:rPr>
        <w:t>SuperAdmin &amp; UserMarketing</w:t>
      </w:r>
      <w:bookmarkEnd w:id="300"/>
    </w:p>
    <w:p w14:paraId="76D731A3" w14:textId="5E0169F9" w:rsidR="00F22FC4" w:rsidRPr="00F22FC4" w:rsidRDefault="00F22FC4" w:rsidP="00F22FC4">
      <w:pPr>
        <w:ind w:firstLine="720"/>
        <w:rPr>
          <w:lang w:val="en-US"/>
        </w:rPr>
      </w:pPr>
      <w:r>
        <w:rPr>
          <w:lang w:val="en-US"/>
        </w:rPr>
        <w:t xml:space="preserve">Pada Halaman </w:t>
      </w:r>
      <w:r>
        <w:rPr>
          <w:i/>
          <w:iCs/>
          <w:lang w:val="en-US"/>
        </w:rPr>
        <w:t xml:space="preserve"> History </w:t>
      </w:r>
      <w:r>
        <w:rPr>
          <w:lang w:val="en-US"/>
        </w:rPr>
        <w:t>ini, SuperAdmin maupun Usermarketing jika menambahkan data, edit data maupun hapus data</w:t>
      </w:r>
      <w:r w:rsidR="009A5474">
        <w:rPr>
          <w:lang w:val="en-US"/>
        </w:rPr>
        <w:t xml:space="preserve">, data tersebut akan dimuncup pada menu </w:t>
      </w:r>
      <w:r w:rsidR="009A5474" w:rsidRPr="000F7B63">
        <w:rPr>
          <w:i/>
          <w:iCs/>
          <w:lang w:val="en-US"/>
        </w:rPr>
        <w:t>history</w:t>
      </w:r>
      <w:r w:rsidR="009A5474">
        <w:rPr>
          <w:lang w:val="en-US"/>
        </w:rPr>
        <w:t>.</w:t>
      </w:r>
      <w:r w:rsidR="005E6E2D">
        <w:rPr>
          <w:noProof/>
        </w:rPr>
        <mc:AlternateContent>
          <mc:Choice Requires="wps">
            <w:drawing>
              <wp:anchor distT="0" distB="0" distL="114300" distR="114300" simplePos="0" relativeHeight="251980800" behindDoc="0" locked="0" layoutInCell="1" allowOverlap="1" wp14:anchorId="774B6E3D" wp14:editId="20F97D08">
                <wp:simplePos x="0" y="0"/>
                <wp:positionH relativeFrom="column">
                  <wp:posOffset>635</wp:posOffset>
                </wp:positionH>
                <wp:positionV relativeFrom="paragraph">
                  <wp:posOffset>2821940</wp:posOffset>
                </wp:positionV>
                <wp:extent cx="5029200" cy="635"/>
                <wp:effectExtent l="0" t="0" r="0" b="0"/>
                <wp:wrapTopAndBottom/>
                <wp:docPr id="178" name="Text Box 17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9736B27" w14:textId="0674B394" w:rsidR="005E6E2D" w:rsidRPr="00B13690" w:rsidRDefault="005E6E2D" w:rsidP="005E6E2D">
                            <w:pPr>
                              <w:pStyle w:val="Caption"/>
                              <w:rPr>
                                <w:sz w:val="24"/>
                                <w:szCs w:val="24"/>
                                <w:lang w:val="en-US"/>
                              </w:rPr>
                            </w:pPr>
                            <w:bookmarkStart w:id="301" w:name="_Toc74879173"/>
                            <w:r>
                              <w:t xml:space="preserve">Gambar 4. </w:t>
                            </w:r>
                            <w:fldSimple w:instr=" SEQ Gambar_4. \* ARABIC ">
                              <w:r w:rsidR="002A2B00">
                                <w:rPr>
                                  <w:noProof/>
                                </w:rPr>
                                <w:t>48</w:t>
                              </w:r>
                            </w:fldSimple>
                            <w:r>
                              <w:rPr>
                                <w:lang w:val="en-US"/>
                              </w:rPr>
                              <w:t xml:space="preserve"> Halaman </w:t>
                            </w:r>
                            <w:r>
                              <w:rPr>
                                <w:i/>
                                <w:iCs w:val="0"/>
                                <w:lang w:val="en-US"/>
                              </w:rPr>
                              <w:t>History</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B6E3D" id="Text Box 178" o:spid="_x0000_s1094" type="#_x0000_t202" style="position:absolute;left:0;text-align:left;margin-left:.05pt;margin-top:222.2pt;width:396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2s7LwIAAGk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" stroked="f">
                <v:textbox style="mso-fit-shape-to-text:t" inset="0,0,0,0">
                  <w:txbxContent>
                    <w:p w14:paraId="39736B27" w14:textId="0674B394" w:rsidR="005E6E2D" w:rsidRPr="00B13690" w:rsidRDefault="005E6E2D" w:rsidP="005E6E2D">
                      <w:pPr>
                        <w:pStyle w:val="Caption"/>
                        <w:rPr>
                          <w:sz w:val="24"/>
                          <w:szCs w:val="24"/>
                          <w:lang w:val="en-US"/>
                        </w:rPr>
                      </w:pPr>
                      <w:bookmarkStart w:id="302" w:name="_Toc74879173"/>
                      <w:r>
                        <w:t xml:space="preserve">Gambar 4. </w:t>
                      </w:r>
                      <w:fldSimple w:instr=" SEQ Gambar_4. \* ARABIC ">
                        <w:r w:rsidR="002A2B00">
                          <w:rPr>
                            <w:noProof/>
                          </w:rPr>
                          <w:t>48</w:t>
                        </w:r>
                      </w:fldSimple>
                      <w:r>
                        <w:rPr>
                          <w:lang w:val="en-US"/>
                        </w:rPr>
                        <w:t xml:space="preserve"> Halaman </w:t>
                      </w:r>
                      <w:r>
                        <w:rPr>
                          <w:i/>
                          <w:iCs w:val="0"/>
                          <w:lang w:val="en-US"/>
                        </w:rPr>
                        <w:t>History</w:t>
                      </w:r>
                      <w:bookmarkEnd w:id="302"/>
                    </w:p>
                  </w:txbxContent>
                </v:textbox>
                <w10:wrap type="topAndBottom"/>
              </v:shape>
            </w:pict>
          </mc:Fallback>
        </mc:AlternateContent>
      </w:r>
      <w:r w:rsidR="009A5474">
        <w:rPr>
          <w:noProof/>
          <w:lang w:val="en-US"/>
        </w:rPr>
        <w:drawing>
          <wp:anchor distT="0" distB="0" distL="114300" distR="114300" simplePos="0" relativeHeight="251786240" behindDoc="0" locked="0" layoutInCell="1" allowOverlap="1" wp14:anchorId="36B4DFB0" wp14:editId="2F542F11">
            <wp:simplePos x="0" y="0"/>
            <wp:positionH relativeFrom="column">
              <wp:posOffset>635</wp:posOffset>
            </wp:positionH>
            <wp:positionV relativeFrom="paragraph">
              <wp:posOffset>790575</wp:posOffset>
            </wp:positionV>
            <wp:extent cx="5029200" cy="1974215"/>
            <wp:effectExtent l="0" t="0" r="0" b="698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029200" cy="1974215"/>
                    </a:xfrm>
                    <a:prstGeom prst="rect">
                      <a:avLst/>
                    </a:prstGeom>
                    <a:noFill/>
                    <a:ln>
                      <a:noFill/>
                    </a:ln>
                  </pic:spPr>
                </pic:pic>
              </a:graphicData>
            </a:graphic>
          </wp:anchor>
        </w:drawing>
      </w:r>
    </w:p>
    <w:p w14:paraId="3EF72917" w14:textId="4210F600" w:rsidR="006C14E6" w:rsidRDefault="006C14E6" w:rsidP="00004C53">
      <w:pPr>
        <w:ind w:firstLine="720"/>
        <w:rPr>
          <w:rFonts w:asciiTheme="majorHAnsi" w:eastAsiaTheme="majorEastAsia" w:hAnsiTheme="majorHAnsi" w:cstheme="majorBidi"/>
          <w:b/>
          <w:caps/>
          <w:color w:val="000000" w:themeColor="accent1" w:themeShade="BF"/>
          <w:sz w:val="32"/>
          <w:szCs w:val="32"/>
        </w:rPr>
      </w:pPr>
    </w:p>
    <w:p w14:paraId="245F7012" w14:textId="7E160E7A" w:rsidR="006C14E6" w:rsidRDefault="006C14E6">
      <w:pPr>
        <w:rPr>
          <w:rFonts w:asciiTheme="majorHAnsi" w:eastAsiaTheme="majorEastAsia" w:hAnsiTheme="majorHAnsi" w:cstheme="majorBidi"/>
          <w:b/>
          <w:caps/>
          <w:color w:val="000000" w:themeColor="accent1" w:themeShade="BF"/>
          <w:sz w:val="32"/>
          <w:szCs w:val="32"/>
        </w:rPr>
      </w:pPr>
      <w:r>
        <w:br w:type="page"/>
      </w:r>
    </w:p>
    <w:p w14:paraId="1E31A24A" w14:textId="1C87E4C1" w:rsidR="009E5E8C" w:rsidRPr="004E347A" w:rsidRDefault="009E5E8C" w:rsidP="0069326F">
      <w:pPr>
        <w:pStyle w:val="Heading1"/>
        <w:ind w:left="0"/>
      </w:pPr>
      <w:r w:rsidRPr="004E347A">
        <w:lastRenderedPageBreak/>
        <w:br/>
      </w:r>
      <w:bookmarkStart w:id="303" w:name="_Toc24719699"/>
      <w:bookmarkStart w:id="304" w:name="_Toc74879972"/>
      <w:r w:rsidRPr="004E347A">
        <w:t>SIMPULAN DAN SARAN</w:t>
      </w:r>
      <w:bookmarkEnd w:id="303"/>
      <w:bookmarkEnd w:id="304"/>
    </w:p>
    <w:p w14:paraId="712BC15A" w14:textId="77777777" w:rsidR="009E5E8C" w:rsidRPr="004E347A" w:rsidRDefault="009E5E8C" w:rsidP="009E5E8C"/>
    <w:p w14:paraId="36A59D0C" w14:textId="77777777" w:rsidR="00E55130" w:rsidRPr="004E347A" w:rsidRDefault="00E55130" w:rsidP="00E55130">
      <w:pPr>
        <w:pStyle w:val="Heading2"/>
      </w:pPr>
      <w:bookmarkStart w:id="305" w:name="_Toc24719700"/>
      <w:bookmarkStart w:id="306" w:name="_Toc74879973"/>
      <w:r w:rsidRPr="004E347A">
        <w:t>Simpulan</w:t>
      </w:r>
      <w:bookmarkEnd w:id="305"/>
      <w:bookmarkEnd w:id="306"/>
    </w:p>
    <w:p w14:paraId="129191DB" w14:textId="77777777" w:rsidR="005123A6" w:rsidRDefault="005123A6" w:rsidP="005123A6">
      <w:pPr>
        <w:ind w:firstLine="720"/>
      </w:pPr>
      <w:r>
        <w:t>Berdasarkan hasil proses magang untuk pengembangan dan implementasi Sistem manajemen data marketing.Sistem ini digunakan untuk perusahaan SCOLA LMS dalam perencanaan, memantau dan monitoring divisi makerting sehigga lebih rapi dan mudah untuk proses evaluasi</w:t>
      </w:r>
      <w:r w:rsidRPr="00DD0086">
        <w:t>.</w:t>
      </w:r>
      <w:r>
        <w:t xml:space="preserve"> Secara prosesnya dari marketing dapat melakukan input data calon klien dan pelaporan progress klien. Manajemen dapat melakukan proses pengelolaan data tim marketing dan dengan mudah melihat progress dari semua klien dengan fitur dashboard. </w:t>
      </w:r>
    </w:p>
    <w:p w14:paraId="5FE7D0EC" w14:textId="77777777" w:rsidR="00FE72C1" w:rsidRDefault="00FE72C1" w:rsidP="00FE72C1">
      <w:r>
        <w:t xml:space="preserve">. Sistem manajemen data marketing dibangun dengan menggunakan teknologi </w:t>
      </w:r>
      <w:r>
        <w:rPr>
          <w:rFonts w:ascii="Arial" w:hAnsi="Arial" w:cs="Arial"/>
          <w:color w:val="333333"/>
          <w:shd w:val="clear" w:color="auto" w:fill="FFFFFF"/>
        </w:rPr>
        <w:t> framework PHP Codeigniter, Template engine Twig</w:t>
      </w:r>
      <w:r>
        <w:t>,</w:t>
      </w:r>
      <w:r w:rsidRPr="00DD0086">
        <w:t xml:space="preserve"> </w:t>
      </w:r>
      <w:r>
        <w:t>HTML Bootstrap, dan database MySql. Hasil dari pengembangan sistem manajemen data marketing membantu perusahaan untuk memantau dan monitoring divisi makerting sehigga lebih rapi dan mudah untuk proses evaluasi</w:t>
      </w:r>
      <w:r w:rsidRPr="00DD0086">
        <w:t>.</w:t>
      </w:r>
    </w:p>
    <w:p w14:paraId="22B048DB" w14:textId="77777777" w:rsidR="00FE72C1" w:rsidRPr="00DB0D94" w:rsidRDefault="00FE72C1" w:rsidP="00DB0D94">
      <w:pPr>
        <w:ind w:firstLine="720"/>
        <w:rPr>
          <w:lang w:val="en-US"/>
        </w:rPr>
      </w:pPr>
    </w:p>
    <w:p w14:paraId="37E2232C" w14:textId="77777777" w:rsidR="00E55130" w:rsidRPr="004E347A" w:rsidRDefault="00E55130" w:rsidP="00E55130">
      <w:pPr>
        <w:pStyle w:val="Heading2"/>
      </w:pPr>
      <w:bookmarkStart w:id="307" w:name="_Toc24719701"/>
      <w:bookmarkStart w:id="308" w:name="_Toc74879974"/>
      <w:r w:rsidRPr="004E347A">
        <w:t>Saran</w:t>
      </w:r>
      <w:bookmarkEnd w:id="307"/>
      <w:bookmarkEnd w:id="308"/>
    </w:p>
    <w:p w14:paraId="4555B91A" w14:textId="5F723A5E" w:rsidR="006D230B" w:rsidRPr="004E347A" w:rsidRDefault="0074279C" w:rsidP="0074279C">
      <w:pPr>
        <w:ind w:firstLine="720"/>
      </w:pPr>
      <w:r w:rsidRPr="0074279C">
        <w:rPr>
          <w:rFonts w:asciiTheme="majorHAnsi" w:hAnsiTheme="majorHAnsi" w:cstheme="majorHAnsi"/>
          <w:shd w:val="clear" w:color="auto" w:fill="FFFFFF"/>
        </w:rPr>
        <w:t>Berdasarkan hal-hal yang telah dicapai dalam implementasi, ada beberapa saran yang dapat dilakukan untuk pengembangan selanjutnya, yaitu penambahan modul absensi tim marketing, timeline untuk marketing dan fitur direktori untuk merapikan dokumen dari setiap klien.</w:t>
      </w:r>
    </w:p>
    <w:p w14:paraId="04AAE634" w14:textId="77777777" w:rsidR="009E5E8C" w:rsidRPr="004E347A" w:rsidRDefault="009E5E8C" w:rsidP="009E5E8C">
      <w:pPr>
        <w:sectPr w:rsidR="009E5E8C" w:rsidRPr="004E347A" w:rsidSect="00226B5C">
          <w:pgSz w:w="11906" w:h="16838"/>
          <w:pgMar w:top="1701" w:right="1701" w:bottom="1701" w:left="2268" w:header="720" w:footer="720" w:gutter="0"/>
          <w:cols w:space="720"/>
          <w:titlePg/>
          <w:docGrid w:linePitch="360"/>
        </w:sectPr>
      </w:pPr>
    </w:p>
    <w:p w14:paraId="2B4DFE82" w14:textId="77777777" w:rsidR="009E5E8C" w:rsidRPr="004E347A" w:rsidRDefault="009E5E8C" w:rsidP="009E5E8C">
      <w:pPr>
        <w:pStyle w:val="Heading1"/>
        <w:numPr>
          <w:ilvl w:val="0"/>
          <w:numId w:val="0"/>
        </w:numPr>
      </w:pPr>
      <w:bookmarkStart w:id="309" w:name="_Toc24719702"/>
      <w:bookmarkStart w:id="310" w:name="_Toc74879975"/>
      <w:commentRangeStart w:id="311"/>
      <w:r w:rsidRPr="004E347A">
        <w:lastRenderedPageBreak/>
        <w:t>DAFTAR PUSTAKA</w:t>
      </w:r>
      <w:commentRangeEnd w:id="311"/>
      <w:r w:rsidR="0095635A">
        <w:rPr>
          <w:rStyle w:val="CommentReference"/>
          <w:rFonts w:asciiTheme="minorHAnsi" w:eastAsiaTheme="minorHAnsi" w:hAnsiTheme="minorHAnsi" w:cstheme="minorBidi"/>
          <w:b w:val="0"/>
          <w:caps w:val="0"/>
          <w:color w:val="auto"/>
        </w:rPr>
        <w:commentReference w:id="311"/>
      </w:r>
      <w:bookmarkEnd w:id="309"/>
      <w:bookmarkEnd w:id="310"/>
    </w:p>
    <w:p w14:paraId="6A297BBE" w14:textId="77777777" w:rsidR="00F578F5" w:rsidRDefault="00DF18BC" w:rsidP="009E5E8C">
      <w:pPr>
        <w:rPr>
          <w:noProof/>
        </w:rPr>
      </w:pPr>
      <w:r w:rsidRPr="004E347A">
        <w:fldChar w:fldCharType="begin"/>
      </w:r>
      <w:r w:rsidRPr="004E347A">
        <w:instrText xml:space="preserve"> BIBLIOGRAPHY  \l 1057 </w:instrText>
      </w:r>
      <w:r w:rsidRPr="004E347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82"/>
      </w:tblGrid>
      <w:tr w:rsidR="00F578F5" w14:paraId="228A962E" w14:textId="77777777">
        <w:trPr>
          <w:divId w:val="61223361"/>
          <w:tblCellSpacing w:w="15" w:type="dxa"/>
        </w:trPr>
        <w:tc>
          <w:tcPr>
            <w:tcW w:w="50" w:type="pct"/>
            <w:hideMark/>
          </w:tcPr>
          <w:p w14:paraId="547D22E8" w14:textId="77777777" w:rsidR="00F578F5" w:rsidRDefault="00F578F5">
            <w:pPr>
              <w:pStyle w:val="Bibliography"/>
              <w:rPr>
                <w:noProof/>
              </w:rPr>
            </w:pPr>
            <w:r>
              <w:rPr>
                <w:noProof/>
              </w:rPr>
              <w:t xml:space="preserve">[1] </w:t>
            </w:r>
          </w:p>
        </w:tc>
        <w:tc>
          <w:tcPr>
            <w:tcW w:w="0" w:type="auto"/>
            <w:hideMark/>
          </w:tcPr>
          <w:p w14:paraId="5FB0F3EC" w14:textId="77777777" w:rsidR="00F578F5" w:rsidRDefault="00F578F5">
            <w:pPr>
              <w:pStyle w:val="Bibliography"/>
              <w:rPr>
                <w:noProof/>
              </w:rPr>
            </w:pPr>
            <w:r>
              <w:rPr>
                <w:noProof/>
              </w:rPr>
              <w:t>Object Management Group, “Business Process Model and Notation Resource Page,” 9 June 2014. [Online]. Available: http://www.omg.org/bpmn/index.htm. [Diakses 12 Jan 2016].</w:t>
            </w:r>
          </w:p>
        </w:tc>
      </w:tr>
      <w:tr w:rsidR="00F578F5" w14:paraId="7BD43C57" w14:textId="77777777">
        <w:trPr>
          <w:divId w:val="61223361"/>
          <w:tblCellSpacing w:w="15" w:type="dxa"/>
        </w:trPr>
        <w:tc>
          <w:tcPr>
            <w:tcW w:w="50" w:type="pct"/>
            <w:hideMark/>
          </w:tcPr>
          <w:p w14:paraId="39B01656" w14:textId="77777777" w:rsidR="00F578F5" w:rsidRDefault="00F578F5">
            <w:pPr>
              <w:pStyle w:val="Bibliography"/>
              <w:rPr>
                <w:noProof/>
              </w:rPr>
            </w:pPr>
            <w:r>
              <w:rPr>
                <w:noProof/>
              </w:rPr>
              <w:t xml:space="preserve">[2] </w:t>
            </w:r>
          </w:p>
        </w:tc>
        <w:tc>
          <w:tcPr>
            <w:tcW w:w="0" w:type="auto"/>
            <w:hideMark/>
          </w:tcPr>
          <w:p w14:paraId="3355C0DA" w14:textId="77777777" w:rsidR="00F578F5" w:rsidRDefault="00F578F5">
            <w:pPr>
              <w:pStyle w:val="Bibliography"/>
              <w:rPr>
                <w:noProof/>
              </w:rPr>
            </w:pPr>
            <w:r>
              <w:rPr>
                <w:noProof/>
              </w:rPr>
              <w:t xml:space="preserve">K. C. Laudon dan J. P. Laudon, Management Information Systems: Managing the Digital Firms, 12th penyunt., Upple Saddle River, NJ: Prentice Hall, 2012. </w:t>
            </w:r>
          </w:p>
        </w:tc>
      </w:tr>
      <w:tr w:rsidR="00F578F5" w14:paraId="6B1E04FE" w14:textId="77777777">
        <w:trPr>
          <w:divId w:val="61223361"/>
          <w:tblCellSpacing w:w="15" w:type="dxa"/>
        </w:trPr>
        <w:tc>
          <w:tcPr>
            <w:tcW w:w="50" w:type="pct"/>
            <w:hideMark/>
          </w:tcPr>
          <w:p w14:paraId="181BCAF2" w14:textId="77777777" w:rsidR="00F578F5" w:rsidRDefault="00F578F5">
            <w:pPr>
              <w:pStyle w:val="Bibliography"/>
              <w:rPr>
                <w:noProof/>
              </w:rPr>
            </w:pPr>
            <w:r>
              <w:rPr>
                <w:noProof/>
              </w:rPr>
              <w:t xml:space="preserve">[3] </w:t>
            </w:r>
          </w:p>
        </w:tc>
        <w:tc>
          <w:tcPr>
            <w:tcW w:w="0" w:type="auto"/>
            <w:hideMark/>
          </w:tcPr>
          <w:p w14:paraId="7D456AC5" w14:textId="77777777" w:rsidR="00F578F5" w:rsidRDefault="00F578F5">
            <w:pPr>
              <w:pStyle w:val="Bibliography"/>
              <w:rPr>
                <w:noProof/>
              </w:rPr>
            </w:pPr>
            <w:r>
              <w:rPr>
                <w:noProof/>
              </w:rPr>
              <w:t xml:space="preserve">D. M. Kroenke dan D. J. Auer, Database Processing: Fundamentals, Design, and Implementation, Upper Saddle River, New Jersey: Pearson Education, Inc., 2012. </w:t>
            </w:r>
          </w:p>
        </w:tc>
      </w:tr>
      <w:tr w:rsidR="00F578F5" w14:paraId="69BC66AC" w14:textId="77777777">
        <w:trPr>
          <w:divId w:val="61223361"/>
          <w:tblCellSpacing w:w="15" w:type="dxa"/>
        </w:trPr>
        <w:tc>
          <w:tcPr>
            <w:tcW w:w="50" w:type="pct"/>
            <w:hideMark/>
          </w:tcPr>
          <w:p w14:paraId="79B2872C" w14:textId="77777777" w:rsidR="00F578F5" w:rsidRDefault="00F578F5">
            <w:pPr>
              <w:pStyle w:val="Bibliography"/>
              <w:rPr>
                <w:noProof/>
              </w:rPr>
            </w:pPr>
            <w:r>
              <w:rPr>
                <w:noProof/>
              </w:rPr>
              <w:t xml:space="preserve">[4] </w:t>
            </w:r>
          </w:p>
        </w:tc>
        <w:tc>
          <w:tcPr>
            <w:tcW w:w="0" w:type="auto"/>
            <w:hideMark/>
          </w:tcPr>
          <w:p w14:paraId="50F88969" w14:textId="77777777" w:rsidR="00F578F5" w:rsidRDefault="00F578F5">
            <w:pPr>
              <w:pStyle w:val="Bibliography"/>
              <w:rPr>
                <w:noProof/>
              </w:rPr>
            </w:pPr>
            <w:r>
              <w:rPr>
                <w:noProof/>
              </w:rPr>
              <w:t xml:space="preserve">R. C. Clark dan R. E. Mayer, E-learning and the science of instruction: Proven guidelines for consumers and designers of multimedia learning, 3rd penyunt., San Francisco, CA: Jossey-Bass, 2011. </w:t>
            </w:r>
          </w:p>
        </w:tc>
      </w:tr>
      <w:tr w:rsidR="00F578F5" w14:paraId="5E24C23A" w14:textId="77777777">
        <w:trPr>
          <w:divId w:val="61223361"/>
          <w:tblCellSpacing w:w="15" w:type="dxa"/>
        </w:trPr>
        <w:tc>
          <w:tcPr>
            <w:tcW w:w="50" w:type="pct"/>
            <w:hideMark/>
          </w:tcPr>
          <w:p w14:paraId="7BBBB30A" w14:textId="77777777" w:rsidR="00F578F5" w:rsidRDefault="00F578F5">
            <w:pPr>
              <w:pStyle w:val="Bibliography"/>
              <w:rPr>
                <w:noProof/>
              </w:rPr>
            </w:pPr>
            <w:r>
              <w:rPr>
                <w:noProof/>
              </w:rPr>
              <w:t xml:space="preserve">[5] </w:t>
            </w:r>
          </w:p>
        </w:tc>
        <w:tc>
          <w:tcPr>
            <w:tcW w:w="0" w:type="auto"/>
            <w:hideMark/>
          </w:tcPr>
          <w:p w14:paraId="6AD08FAD" w14:textId="77777777" w:rsidR="00F578F5" w:rsidRDefault="00F578F5">
            <w:pPr>
              <w:pStyle w:val="Bibliography"/>
              <w:rPr>
                <w:noProof/>
              </w:rPr>
            </w:pPr>
            <w:r>
              <w:rPr>
                <w:noProof/>
              </w:rPr>
              <w:t xml:space="preserve">T.-H. Wang, “Developing an assessment-centered e-Learning system for improving student learning effectiveness,” </w:t>
            </w:r>
            <w:r>
              <w:rPr>
                <w:i/>
                <w:iCs/>
                <w:noProof/>
              </w:rPr>
              <w:t xml:space="preserve">Computers &amp; Education, </w:t>
            </w:r>
            <w:r>
              <w:rPr>
                <w:noProof/>
              </w:rPr>
              <w:t xml:space="preserve">vol. 73, pp. 189-203, 2014. </w:t>
            </w:r>
          </w:p>
        </w:tc>
      </w:tr>
      <w:tr w:rsidR="00F578F5" w14:paraId="10487D0C" w14:textId="77777777">
        <w:trPr>
          <w:divId w:val="61223361"/>
          <w:tblCellSpacing w:w="15" w:type="dxa"/>
        </w:trPr>
        <w:tc>
          <w:tcPr>
            <w:tcW w:w="50" w:type="pct"/>
            <w:hideMark/>
          </w:tcPr>
          <w:p w14:paraId="433C17F1" w14:textId="77777777" w:rsidR="00F578F5" w:rsidRDefault="00F578F5">
            <w:pPr>
              <w:pStyle w:val="Bibliography"/>
              <w:rPr>
                <w:noProof/>
              </w:rPr>
            </w:pPr>
            <w:r>
              <w:rPr>
                <w:noProof/>
              </w:rPr>
              <w:t xml:space="preserve">[6] </w:t>
            </w:r>
          </w:p>
        </w:tc>
        <w:tc>
          <w:tcPr>
            <w:tcW w:w="0" w:type="auto"/>
            <w:hideMark/>
          </w:tcPr>
          <w:p w14:paraId="736F4F77" w14:textId="77777777" w:rsidR="00F578F5" w:rsidRDefault="00F578F5">
            <w:pPr>
              <w:pStyle w:val="Bibliography"/>
              <w:rPr>
                <w:noProof/>
              </w:rPr>
            </w:pPr>
            <w:r>
              <w:rPr>
                <w:noProof/>
              </w:rPr>
              <w:t>D. R. Shavkat, “Penerapan Data Mining untuk Memprediksi Fluktuasi Harga Saham Menggunakan Metode Classification dengan Teknik Decision Tree,” [Online]. Available: http://elib.unikom.ac.id/gdl.php?mod=browse&amp;op=read&amp;id=jbptunikompp-gdl-dadanshavk-26780. [Diakses 1 Mar 2013].</w:t>
            </w:r>
          </w:p>
        </w:tc>
      </w:tr>
    </w:tbl>
    <w:p w14:paraId="47F1EFBA" w14:textId="77777777" w:rsidR="00F578F5" w:rsidRDefault="00F578F5">
      <w:pPr>
        <w:divId w:val="61223361"/>
        <w:rPr>
          <w:rFonts w:eastAsia="Times New Roman"/>
          <w:noProof/>
        </w:rPr>
      </w:pPr>
    </w:p>
    <w:p w14:paraId="27869F85" w14:textId="77777777" w:rsidR="009E5E8C" w:rsidRPr="004E347A" w:rsidRDefault="00DF18BC" w:rsidP="009E5E8C">
      <w:r w:rsidRPr="004E347A">
        <w:fldChar w:fldCharType="end"/>
      </w:r>
    </w:p>
    <w:p w14:paraId="72A268D6" w14:textId="77777777" w:rsidR="009E5E8C" w:rsidRPr="004E347A" w:rsidRDefault="009E5E8C" w:rsidP="009E5E8C">
      <w:pPr>
        <w:sectPr w:rsidR="009E5E8C" w:rsidRPr="004E347A" w:rsidSect="0006017B">
          <w:headerReference w:type="default" r:id="rId164"/>
          <w:footerReference w:type="default" r:id="rId165"/>
          <w:pgSz w:w="11906" w:h="16838"/>
          <w:pgMar w:top="1701" w:right="1701" w:bottom="1701" w:left="2268" w:header="720" w:footer="720" w:gutter="0"/>
          <w:cols w:space="720"/>
          <w:docGrid w:linePitch="360"/>
        </w:sectPr>
      </w:pPr>
    </w:p>
    <w:p w14:paraId="5B9CCA6F" w14:textId="77777777" w:rsidR="009E5E8C" w:rsidRPr="004E347A" w:rsidRDefault="00213FBC" w:rsidP="00213FBC">
      <w:pPr>
        <w:pStyle w:val="Heading9"/>
      </w:pPr>
      <w:bookmarkStart w:id="312" w:name="_Toc24719703"/>
      <w:commentRangeStart w:id="313"/>
      <w:r w:rsidRPr="004E347A">
        <w:lastRenderedPageBreak/>
        <w:t>NAMA LAMPIRAN</w:t>
      </w:r>
      <w:commentRangeEnd w:id="313"/>
      <w:r w:rsidR="0095635A">
        <w:rPr>
          <w:rStyle w:val="CommentReference"/>
          <w:rFonts w:asciiTheme="minorHAnsi" w:eastAsiaTheme="minorHAnsi" w:hAnsiTheme="minorHAnsi" w:cstheme="minorBidi"/>
          <w:b w:val="0"/>
          <w:iCs w:val="0"/>
          <w:color w:val="auto"/>
        </w:rPr>
        <w:commentReference w:id="313"/>
      </w:r>
      <w:bookmarkEnd w:id="312"/>
    </w:p>
    <w:p w14:paraId="290EE55C" w14:textId="77777777" w:rsidR="00913AE2" w:rsidRPr="004E347A" w:rsidRDefault="00913AE2" w:rsidP="00913AE2"/>
    <w:p w14:paraId="3B81B684" w14:textId="77777777" w:rsidR="00913AE2" w:rsidRPr="004E347A" w:rsidRDefault="00913AE2" w:rsidP="00913AE2">
      <w:pPr>
        <w:sectPr w:rsidR="00913AE2" w:rsidRPr="004E347A" w:rsidSect="00213FBC">
          <w:headerReference w:type="default" r:id="rId166"/>
          <w:footerReference w:type="default" r:id="rId167"/>
          <w:pgSz w:w="11906" w:h="16838"/>
          <w:pgMar w:top="1701" w:right="1701" w:bottom="1701" w:left="2268" w:header="720" w:footer="720" w:gutter="0"/>
          <w:pgNumType w:start="1" w:chapStyle="9"/>
          <w:cols w:space="720"/>
          <w:docGrid w:linePitch="360"/>
        </w:sectPr>
      </w:pPr>
    </w:p>
    <w:p w14:paraId="7A43B35A" w14:textId="77777777" w:rsidR="00913AE2" w:rsidRPr="004E347A" w:rsidRDefault="00913AE2" w:rsidP="00213FBC">
      <w:pPr>
        <w:pStyle w:val="Heading9"/>
      </w:pPr>
      <w:r w:rsidRPr="004E347A">
        <w:lastRenderedPageBreak/>
        <w:t xml:space="preserve"> </w:t>
      </w:r>
      <w:bookmarkStart w:id="314" w:name="_Toc24719704"/>
      <w:r w:rsidRPr="004E347A">
        <w:t>NAMA LAMPIRAN</w:t>
      </w:r>
      <w:bookmarkEnd w:id="314"/>
    </w:p>
    <w:p w14:paraId="124475E4" w14:textId="77777777" w:rsidR="00E31076" w:rsidRDefault="00E31076" w:rsidP="00913AE2">
      <w:pPr>
        <w:sectPr w:rsidR="00E31076" w:rsidSect="00213FBC">
          <w:pgSz w:w="11906" w:h="16838"/>
          <w:pgMar w:top="1701" w:right="1701" w:bottom="1701" w:left="2268" w:header="720" w:footer="720" w:gutter="0"/>
          <w:pgNumType w:start="1" w:chapStyle="9"/>
          <w:cols w:space="720"/>
          <w:docGrid w:linePitch="360"/>
        </w:sectPr>
      </w:pPr>
    </w:p>
    <w:p w14:paraId="676B5869" w14:textId="77777777" w:rsidR="00913AE2" w:rsidRPr="004E347A" w:rsidRDefault="00E31076" w:rsidP="00E31076">
      <w:pPr>
        <w:pStyle w:val="Heading9"/>
      </w:pPr>
      <w:bookmarkStart w:id="315" w:name="_Toc24719705"/>
      <w:r>
        <w:lastRenderedPageBreak/>
        <w:t>NAMA LAMPIRAN</w:t>
      </w:r>
      <w:bookmarkEnd w:id="315"/>
    </w:p>
    <w:p w14:paraId="1C2B90E9" w14:textId="77777777" w:rsidR="00363F42" w:rsidRDefault="00363F42" w:rsidP="00913AE2">
      <w:pPr>
        <w:sectPr w:rsidR="00363F42" w:rsidSect="00213FBC">
          <w:pgSz w:w="11906" w:h="16838"/>
          <w:pgMar w:top="1701" w:right="1701" w:bottom="1701" w:left="2268" w:header="720" w:footer="720" w:gutter="0"/>
          <w:pgNumType w:start="1" w:chapStyle="9"/>
          <w:cols w:space="720"/>
          <w:docGrid w:linePitch="360"/>
        </w:sectPr>
      </w:pPr>
    </w:p>
    <w:p w14:paraId="4E62E92D" w14:textId="4A7D9796" w:rsidR="00913AE2" w:rsidRPr="00363F42" w:rsidRDefault="00363F42" w:rsidP="00363F42">
      <w:pPr>
        <w:jc w:val="center"/>
        <w:rPr>
          <w:b/>
          <w:sz w:val="32"/>
        </w:rPr>
      </w:pPr>
      <w:r w:rsidRPr="00363F42">
        <w:rPr>
          <w:b/>
          <w:sz w:val="32"/>
        </w:rPr>
        <w:lastRenderedPageBreak/>
        <w:t>RIWAYAT HIDUP PENULIS</w:t>
      </w:r>
    </w:p>
    <w:p w14:paraId="43983578" w14:textId="3548C1C3" w:rsidR="00363F42" w:rsidRDefault="00363F42" w:rsidP="00913AE2"/>
    <w:p w14:paraId="4148196E" w14:textId="4E817487" w:rsidR="00363F42" w:rsidRDefault="00363F42" w:rsidP="00913AE2">
      <w:r>
        <w:rPr>
          <w:noProof/>
          <w:lang w:eastAsia="id-ID"/>
        </w:rPr>
        <mc:AlternateContent>
          <mc:Choice Requires="wps">
            <w:drawing>
              <wp:anchor distT="0" distB="0" distL="114300" distR="114300" simplePos="0" relativeHeight="251659264" behindDoc="0" locked="0" layoutInCell="1" allowOverlap="1" wp14:anchorId="126403BC" wp14:editId="26A4B62E">
                <wp:simplePos x="0" y="0"/>
                <wp:positionH relativeFrom="column">
                  <wp:posOffset>3789045</wp:posOffset>
                </wp:positionH>
                <wp:positionV relativeFrom="paragraph">
                  <wp:posOffset>49530</wp:posOffset>
                </wp:positionV>
                <wp:extent cx="1219200" cy="1590675"/>
                <wp:effectExtent l="0" t="0" r="19050" b="28575"/>
                <wp:wrapSquare wrapText="bothSides"/>
                <wp:docPr id="5" name="Text Box 5"/>
                <wp:cNvGraphicFramePr/>
                <a:graphic xmlns:a="http://schemas.openxmlformats.org/drawingml/2006/main">
                  <a:graphicData uri="http://schemas.microsoft.com/office/word/2010/wordprocessingShape">
                    <wps:wsp>
                      <wps:cNvSpPr txBox="1"/>
                      <wps:spPr>
                        <a:xfrm>
                          <a:off x="0" y="0"/>
                          <a:ext cx="121920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085702" w14:textId="495E9066" w:rsidR="006705D0" w:rsidRDefault="008C7F31" w:rsidP="00363F42">
                            <w:pPr>
                              <w:jc w:val="center"/>
                            </w:pPr>
                            <w:r>
                              <w:rPr>
                                <w:noProof/>
                              </w:rPr>
                              <w:drawing>
                                <wp:inline distT="0" distB="0" distL="0" distR="0" wp14:anchorId="54E54ABF" wp14:editId="3C479E41">
                                  <wp:extent cx="905452" cy="143700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8">
                                            <a:extLst>
                                              <a:ext uri="{28A0092B-C50C-407E-A947-70E740481C1C}">
                                                <a14:useLocalDpi xmlns:a14="http://schemas.microsoft.com/office/drawing/2010/main" val="0"/>
                                              </a:ext>
                                            </a:extLst>
                                          </a:blip>
                                          <a:srcRect l="10860" t="3529" r="9130" b="4836"/>
                                          <a:stretch/>
                                        </pic:blipFill>
                                        <pic:spPr bwMode="auto">
                                          <a:xfrm>
                                            <a:off x="0" y="0"/>
                                            <a:ext cx="912651" cy="144842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6403BC" id="_x0000_t202" coordsize="21600,21600" o:spt="202" path="m,l,21600r21600,l21600,xe">
                <v:stroke joinstyle="miter"/>
                <v:path gradientshapeok="t" o:connecttype="rect"/>
              </v:shapetype>
              <v:shape id="Text Box 5" o:spid="_x0000_s1026" type="#_x0000_t202" style="position:absolute;left:0;text-align:left;margin-left:298.35pt;margin-top:3.9pt;width:96pt;height:1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" fillcolor="white [3201]" strokeweight=".5pt">
                <v:textbox>
                  <w:txbxContent>
                    <w:p w14:paraId="39085702" w14:textId="495E9066" w:rsidR="006705D0" w:rsidRDefault="008C7F31" w:rsidP="00363F42">
                      <w:pPr>
                        <w:jc w:val="center"/>
                      </w:pPr>
                      <w:r>
                        <w:rPr>
                          <w:noProof/>
                        </w:rPr>
                        <w:drawing>
                          <wp:inline distT="0" distB="0" distL="0" distR="0" wp14:anchorId="54E54ABF" wp14:editId="3C479E41">
                            <wp:extent cx="905452" cy="143700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9">
                                      <a:extLst>
                                        <a:ext uri="{28A0092B-C50C-407E-A947-70E740481C1C}">
                                          <a14:useLocalDpi xmlns:a14="http://schemas.microsoft.com/office/drawing/2010/main" val="0"/>
                                        </a:ext>
                                      </a:extLst>
                                    </a:blip>
                                    <a:srcRect l="10860" t="3529" r="9130" b="4836"/>
                                    <a:stretch/>
                                  </pic:blipFill>
                                  <pic:spPr bwMode="auto">
                                    <a:xfrm>
                                      <a:off x="0" y="0"/>
                                      <a:ext cx="912651" cy="144842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2CB94A83" w14:textId="67728AE1" w:rsidR="00363F42" w:rsidRDefault="00825694" w:rsidP="00825694">
      <w:pPr>
        <w:pStyle w:val="ListNumber"/>
        <w:numPr>
          <w:ilvl w:val="0"/>
          <w:numId w:val="0"/>
        </w:numPr>
        <w:ind w:left="360" w:hanging="360"/>
        <w:rPr>
          <w:lang w:val="en-US"/>
        </w:rPr>
      </w:pPr>
      <w:r>
        <w:rPr>
          <w:lang w:val="en-US"/>
        </w:rPr>
        <w:t>Nama</w:t>
      </w:r>
      <w:r>
        <w:rPr>
          <w:lang w:val="en-US"/>
        </w:rPr>
        <w:tab/>
      </w:r>
      <w:r>
        <w:rPr>
          <w:lang w:val="en-US"/>
        </w:rPr>
        <w:tab/>
        <w:t>: Jeremia Rotua Sianturi</w:t>
      </w:r>
    </w:p>
    <w:p w14:paraId="7EA9399C" w14:textId="76E9A466" w:rsidR="00825694" w:rsidRDefault="00825694" w:rsidP="00825694">
      <w:pPr>
        <w:pStyle w:val="ListNumber"/>
        <w:numPr>
          <w:ilvl w:val="0"/>
          <w:numId w:val="0"/>
        </w:numPr>
        <w:ind w:left="360" w:hanging="360"/>
        <w:rPr>
          <w:lang w:val="en-US"/>
        </w:rPr>
      </w:pPr>
      <w:r>
        <w:rPr>
          <w:lang w:val="en-US"/>
        </w:rPr>
        <w:t>Alamat</w:t>
      </w:r>
      <w:r>
        <w:rPr>
          <w:lang w:val="en-US"/>
        </w:rPr>
        <w:tab/>
      </w:r>
      <w:r>
        <w:rPr>
          <w:lang w:val="en-US"/>
        </w:rPr>
        <w:tab/>
        <w:t>: Kab Kadipaten, Jalan Cimoyan no 008</w:t>
      </w:r>
    </w:p>
    <w:p w14:paraId="4FE1CADA" w14:textId="77618D8F" w:rsidR="00825694" w:rsidRDefault="00825694" w:rsidP="00825694">
      <w:pPr>
        <w:pStyle w:val="ListNumber"/>
        <w:numPr>
          <w:ilvl w:val="0"/>
          <w:numId w:val="0"/>
        </w:numPr>
        <w:ind w:left="360" w:hanging="360"/>
        <w:rPr>
          <w:lang w:val="en-US"/>
        </w:rPr>
      </w:pPr>
      <w:r>
        <w:rPr>
          <w:lang w:val="en-US"/>
        </w:rPr>
        <w:t>Kota</w:t>
      </w:r>
      <w:r>
        <w:rPr>
          <w:lang w:val="en-US"/>
        </w:rPr>
        <w:tab/>
      </w:r>
      <w:r>
        <w:rPr>
          <w:lang w:val="en-US"/>
        </w:rPr>
        <w:tab/>
        <w:t>: Majalengka</w:t>
      </w:r>
    </w:p>
    <w:p w14:paraId="748096F7" w14:textId="1BEBBD82" w:rsidR="00825694" w:rsidRDefault="00825694" w:rsidP="00825694">
      <w:pPr>
        <w:pStyle w:val="ListNumber"/>
        <w:numPr>
          <w:ilvl w:val="0"/>
          <w:numId w:val="0"/>
        </w:numPr>
        <w:ind w:left="360" w:hanging="360"/>
        <w:rPr>
          <w:lang w:val="en-US"/>
        </w:rPr>
      </w:pPr>
      <w:r>
        <w:rPr>
          <w:lang w:val="en-US"/>
        </w:rPr>
        <w:t>Agama</w:t>
      </w:r>
      <w:r>
        <w:rPr>
          <w:lang w:val="en-US"/>
        </w:rPr>
        <w:tab/>
      </w:r>
      <w:r>
        <w:rPr>
          <w:lang w:val="en-US"/>
        </w:rPr>
        <w:tab/>
        <w:t>: Kristen Protestan</w:t>
      </w:r>
    </w:p>
    <w:p w14:paraId="3DD1E9E9" w14:textId="67A257AF" w:rsidR="00825694" w:rsidRDefault="00825694" w:rsidP="00825694">
      <w:pPr>
        <w:pStyle w:val="ListNumber"/>
        <w:numPr>
          <w:ilvl w:val="0"/>
          <w:numId w:val="0"/>
        </w:numPr>
        <w:ind w:left="360" w:hanging="360"/>
        <w:rPr>
          <w:lang w:val="en-US"/>
        </w:rPr>
      </w:pPr>
      <w:r>
        <w:rPr>
          <w:lang w:val="en-US"/>
        </w:rPr>
        <w:t>Email</w:t>
      </w:r>
      <w:r>
        <w:rPr>
          <w:lang w:val="en-US"/>
        </w:rPr>
        <w:tab/>
      </w:r>
      <w:r>
        <w:rPr>
          <w:lang w:val="en-US"/>
        </w:rPr>
        <w:tab/>
        <w:t xml:space="preserve">: </w:t>
      </w:r>
      <w:hyperlink r:id="rId170" w:history="1">
        <w:r w:rsidRPr="004F3B5C">
          <w:rPr>
            <w:rStyle w:val="Hyperlink"/>
            <w:lang w:val="en-US"/>
          </w:rPr>
          <w:t>jeremiarotuasianturi@gmail.com</w:t>
        </w:r>
      </w:hyperlink>
    </w:p>
    <w:p w14:paraId="3D53F9DB" w14:textId="1A0FD711" w:rsidR="00825694" w:rsidRDefault="00825694" w:rsidP="00825694">
      <w:pPr>
        <w:pStyle w:val="ListNumber"/>
        <w:numPr>
          <w:ilvl w:val="0"/>
          <w:numId w:val="0"/>
        </w:numPr>
        <w:ind w:left="360" w:hanging="360"/>
        <w:rPr>
          <w:lang w:val="en-US"/>
        </w:rPr>
      </w:pPr>
      <w:r>
        <w:rPr>
          <w:lang w:val="en-US"/>
        </w:rPr>
        <w:t>Pendidikan Formal :</w:t>
      </w:r>
    </w:p>
    <w:p w14:paraId="2F77F71C" w14:textId="185884BA" w:rsidR="00825694" w:rsidRDefault="00825694" w:rsidP="00825694">
      <w:pPr>
        <w:pStyle w:val="ListNumber"/>
        <w:numPr>
          <w:ilvl w:val="0"/>
          <w:numId w:val="36"/>
        </w:numPr>
        <w:ind w:left="426" w:hanging="284"/>
        <w:rPr>
          <w:lang w:val="en-US"/>
        </w:rPr>
      </w:pPr>
      <w:r>
        <w:rPr>
          <w:lang w:val="en-US"/>
        </w:rPr>
        <w:t>2005 – 2011</w:t>
      </w:r>
      <w:r>
        <w:rPr>
          <w:lang w:val="en-US"/>
        </w:rPr>
        <w:tab/>
        <w:t>: SDN 2 KADIPATEN</w:t>
      </w:r>
    </w:p>
    <w:p w14:paraId="3284CDE8" w14:textId="1C571D6B" w:rsidR="00825694" w:rsidRDefault="00825694" w:rsidP="00825694">
      <w:pPr>
        <w:pStyle w:val="ListNumber"/>
        <w:numPr>
          <w:ilvl w:val="0"/>
          <w:numId w:val="36"/>
        </w:numPr>
        <w:ind w:left="426" w:hanging="284"/>
        <w:rPr>
          <w:lang w:val="en-US"/>
        </w:rPr>
      </w:pPr>
      <w:r>
        <w:rPr>
          <w:lang w:val="en-US"/>
        </w:rPr>
        <w:t>2011 – 2014</w:t>
      </w:r>
      <w:r>
        <w:rPr>
          <w:lang w:val="en-US"/>
        </w:rPr>
        <w:tab/>
        <w:t>: SMPN 3 MAJALENGKA</w:t>
      </w:r>
    </w:p>
    <w:p w14:paraId="5D31D1B6" w14:textId="2C225630" w:rsidR="00825694" w:rsidRDefault="00825694" w:rsidP="00825694">
      <w:pPr>
        <w:pStyle w:val="ListNumber"/>
        <w:numPr>
          <w:ilvl w:val="0"/>
          <w:numId w:val="36"/>
        </w:numPr>
        <w:ind w:left="426" w:hanging="284"/>
        <w:rPr>
          <w:lang w:val="en-US"/>
        </w:rPr>
      </w:pPr>
      <w:r>
        <w:rPr>
          <w:lang w:val="en-US"/>
        </w:rPr>
        <w:t>2014 – 2017</w:t>
      </w:r>
      <w:r>
        <w:rPr>
          <w:lang w:val="en-US"/>
        </w:rPr>
        <w:tab/>
        <w:t>:SMAN 2 MAJALENGKA</w:t>
      </w:r>
    </w:p>
    <w:p w14:paraId="61D73EAD" w14:textId="69306DEE" w:rsidR="00825694" w:rsidRDefault="00825694" w:rsidP="00825694">
      <w:pPr>
        <w:pStyle w:val="ListNumber"/>
        <w:numPr>
          <w:ilvl w:val="0"/>
          <w:numId w:val="36"/>
        </w:numPr>
        <w:ind w:left="426" w:hanging="284"/>
        <w:rPr>
          <w:lang w:val="en-US"/>
        </w:rPr>
      </w:pPr>
      <w:r>
        <w:rPr>
          <w:lang w:val="en-US"/>
        </w:rPr>
        <w:t xml:space="preserve">2017 - </w:t>
      </w:r>
      <w:r>
        <w:rPr>
          <w:lang w:val="en-US"/>
        </w:rPr>
        <w:tab/>
      </w:r>
      <w:r>
        <w:rPr>
          <w:lang w:val="en-US"/>
        </w:rPr>
        <w:tab/>
        <w:t>: S1 Teknik Informatika Universitas Kristen Maranatha</w:t>
      </w:r>
    </w:p>
    <w:p w14:paraId="4442B3A5" w14:textId="0B4FB895" w:rsidR="00825694" w:rsidRDefault="00825694" w:rsidP="00825694">
      <w:pPr>
        <w:pStyle w:val="ListNumber"/>
        <w:numPr>
          <w:ilvl w:val="0"/>
          <w:numId w:val="0"/>
        </w:numPr>
        <w:ind w:left="426" w:hanging="568"/>
        <w:rPr>
          <w:lang w:val="en-US"/>
        </w:rPr>
      </w:pPr>
      <w:r>
        <w:rPr>
          <w:lang w:val="en-US"/>
        </w:rPr>
        <w:t>Organisasi :</w:t>
      </w:r>
    </w:p>
    <w:p w14:paraId="0C68E142" w14:textId="0AD5DA9B" w:rsidR="00825694" w:rsidRDefault="00825694" w:rsidP="00825694">
      <w:pPr>
        <w:pStyle w:val="ListNumber"/>
        <w:numPr>
          <w:ilvl w:val="0"/>
          <w:numId w:val="36"/>
        </w:numPr>
        <w:ind w:left="426" w:hanging="284"/>
        <w:rPr>
          <w:lang w:val="en-US"/>
        </w:rPr>
      </w:pPr>
      <w:r>
        <w:rPr>
          <w:lang w:val="en-US"/>
        </w:rPr>
        <w:t xml:space="preserve">2017 – </w:t>
      </w:r>
      <w:r>
        <w:rPr>
          <w:lang w:val="en-US"/>
        </w:rPr>
        <w:tab/>
      </w:r>
      <w:r>
        <w:rPr>
          <w:lang w:val="en-US"/>
        </w:rPr>
        <w:tab/>
        <w:t>: Anggota UK SENI(uni kegiatan seni) Maranatha</w:t>
      </w:r>
    </w:p>
    <w:p w14:paraId="34AE9EFC" w14:textId="4E897838" w:rsidR="00825694" w:rsidRPr="00825694" w:rsidRDefault="00825694" w:rsidP="00825694">
      <w:pPr>
        <w:pStyle w:val="ListNumber"/>
        <w:numPr>
          <w:ilvl w:val="0"/>
          <w:numId w:val="36"/>
        </w:numPr>
        <w:ind w:left="426" w:hanging="284"/>
        <w:rPr>
          <w:lang w:val="en-US"/>
        </w:rPr>
      </w:pPr>
      <w:r>
        <w:rPr>
          <w:lang w:val="en-US"/>
        </w:rPr>
        <w:t>2018 - 2019</w:t>
      </w:r>
      <w:r>
        <w:rPr>
          <w:lang w:val="en-US"/>
        </w:rPr>
        <w:tab/>
        <w:t xml:space="preserve">: </w:t>
      </w:r>
      <w:r w:rsidRPr="00825694">
        <w:rPr>
          <w:lang w:val="en-US"/>
        </w:rPr>
        <w:t>event organizer</w:t>
      </w:r>
      <w:r>
        <w:rPr>
          <w:lang w:val="en-US"/>
        </w:rPr>
        <w:t xml:space="preserve"> (EO) UK SENI Maranatha</w:t>
      </w:r>
    </w:p>
    <w:sectPr w:rsidR="00825694" w:rsidRPr="00825694" w:rsidSect="00213FBC">
      <w:footerReference w:type="default" r:id="rId171"/>
      <w:pgSz w:w="11906" w:h="16838"/>
      <w:pgMar w:top="1701" w:right="1701" w:bottom="1701" w:left="2268" w:header="720" w:footer="720" w:gutter="0"/>
      <w:pgNumType w:start="1" w:chapStyle="9"/>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obby Tan" w:date="2016-02-05T10:36:00Z" w:initials="RT">
    <w:p w14:paraId="43CC9203" w14:textId="77777777" w:rsidR="006705D0" w:rsidRDefault="006705D0">
      <w:pPr>
        <w:pStyle w:val="CommentText"/>
      </w:pPr>
      <w:r>
        <w:rPr>
          <w:rStyle w:val="CommentReference"/>
        </w:rPr>
        <w:annotationRef/>
      </w:r>
      <w:r>
        <w:t>Diganti dengan tanggal bulan dan tahun pernyataan ditandatangani</w:t>
      </w:r>
    </w:p>
  </w:comment>
  <w:comment w:id="8" w:author="Robby Tan" w:date="2016-02-05T10:36:00Z" w:initials="RT">
    <w:p w14:paraId="784E4D15" w14:textId="77777777" w:rsidR="006705D0" w:rsidRDefault="006705D0" w:rsidP="00A54542">
      <w:pPr>
        <w:pStyle w:val="CommentText"/>
      </w:pPr>
      <w:r>
        <w:rPr>
          <w:rStyle w:val="CommentReference"/>
        </w:rPr>
        <w:annotationRef/>
      </w:r>
      <w:r>
        <w:t>Diganti dengan tanggal bulan dan tahun pernyataan ditandatangani</w:t>
      </w:r>
    </w:p>
  </w:comment>
  <w:comment w:id="29" w:author="Billy Susanto Panca" w:date="2019-11-14T11:37:00Z" w:initials="BSP">
    <w:p w14:paraId="4B9987EB" w14:textId="77777777" w:rsidR="006705D0" w:rsidRDefault="006705D0">
      <w:pPr>
        <w:pStyle w:val="CommentText"/>
        <w:rPr>
          <w:lang w:val="en-US"/>
        </w:rPr>
      </w:pPr>
      <w:r>
        <w:rPr>
          <w:rStyle w:val="CommentReference"/>
        </w:rPr>
        <w:annotationRef/>
      </w:r>
      <w:r>
        <w:rPr>
          <w:lang w:val="en-US"/>
        </w:rPr>
        <w:t>Bahas perihal persoalan-persoalan yang ada di lapangan selama TA Magang berlangsung.</w:t>
      </w:r>
    </w:p>
    <w:p w14:paraId="5C0011CB" w14:textId="77777777" w:rsidR="006705D0" w:rsidRPr="00A21B27" w:rsidRDefault="006705D0">
      <w:pPr>
        <w:pStyle w:val="CommentText"/>
        <w:rPr>
          <w:lang w:val="en-US"/>
        </w:rPr>
      </w:pPr>
      <w:r>
        <w:rPr>
          <w:lang w:val="en-US"/>
        </w:rPr>
        <w:t>Lakukan proses abstraksi dari pekerjaan jika terdapat beberapa pekerjaan serupa (pekerjaan lebih dari satu)</w:t>
      </w:r>
    </w:p>
  </w:comment>
  <w:comment w:id="58" w:author="Robby Tan" w:date="2019-11-15T11:09:00Z" w:initials="RT">
    <w:p w14:paraId="09B78745" w14:textId="77777777" w:rsidR="009E4E6F" w:rsidRPr="00E14E03" w:rsidRDefault="009E4E6F">
      <w:pPr>
        <w:pStyle w:val="CommentText"/>
      </w:pPr>
      <w:r w:rsidRPr="00E14E03">
        <w:rPr>
          <w:rStyle w:val="CommentReference"/>
        </w:rPr>
        <w:annotationRef/>
      </w:r>
      <w:r w:rsidRPr="00E14E03">
        <w:rPr>
          <w:rStyle w:val="CommentReference"/>
        </w:rPr>
        <w:annotationRef/>
      </w:r>
      <w:r w:rsidRPr="00E14E03">
        <w:t>Bahaslah terkait dengan teknologi yang digunakan selama proses pengerjaan TA untuk menyelesaikan persoalan yang dihadapi</w:t>
      </w:r>
    </w:p>
  </w:comment>
  <w:comment w:id="311" w:author="Billy Susanto Panca" w:date="2019-11-14T12:05:00Z" w:initials="BSP">
    <w:p w14:paraId="60CD1278" w14:textId="77777777" w:rsidR="006705D0" w:rsidRDefault="006705D0">
      <w:pPr>
        <w:pStyle w:val="CommentText"/>
        <w:rPr>
          <w:lang w:val="en-US"/>
        </w:rPr>
      </w:pPr>
      <w:r>
        <w:rPr>
          <w:rStyle w:val="CommentReference"/>
        </w:rPr>
        <w:annotationRef/>
      </w:r>
      <w:r>
        <w:rPr>
          <w:lang w:val="en-US"/>
        </w:rPr>
        <w:t>Minimal 10,</w:t>
      </w:r>
    </w:p>
    <w:p w14:paraId="364A6C79" w14:textId="77777777" w:rsidR="006705D0" w:rsidRDefault="006705D0">
      <w:pPr>
        <w:pStyle w:val="CommentText"/>
        <w:rPr>
          <w:lang w:val="en-US"/>
        </w:rPr>
      </w:pPr>
    </w:p>
    <w:p w14:paraId="6030207E" w14:textId="77777777" w:rsidR="006705D0" w:rsidRPr="0095635A" w:rsidRDefault="006705D0">
      <w:pPr>
        <w:pStyle w:val="CommentText"/>
        <w:rPr>
          <w:lang w:val="en-US"/>
        </w:rPr>
      </w:pPr>
      <w:r>
        <w:rPr>
          <w:lang w:val="en-US"/>
        </w:rPr>
        <w:t>Dengan acuan karya tulis ilmiah, atau buku ber-ISBN</w:t>
      </w:r>
    </w:p>
  </w:comment>
  <w:comment w:id="313" w:author="Billy Susanto Panca" w:date="2019-11-14T12:05:00Z" w:initials="BSP">
    <w:p w14:paraId="315B6701" w14:textId="77777777" w:rsidR="006705D0" w:rsidRDefault="006705D0">
      <w:pPr>
        <w:pStyle w:val="CommentText"/>
        <w:rPr>
          <w:lang w:val="en-US"/>
        </w:rPr>
      </w:pPr>
      <w:r>
        <w:rPr>
          <w:rStyle w:val="CommentReference"/>
        </w:rPr>
        <w:annotationRef/>
      </w:r>
      <w:r>
        <w:rPr>
          <w:lang w:val="en-US"/>
        </w:rPr>
        <w:t>Diisi dengan log kerja (Wajib)</w:t>
      </w:r>
    </w:p>
    <w:p w14:paraId="1A8B540D" w14:textId="77777777" w:rsidR="006705D0" w:rsidRDefault="006705D0">
      <w:pPr>
        <w:pStyle w:val="CommentText"/>
        <w:rPr>
          <w:lang w:val="en-US"/>
        </w:rPr>
      </w:pPr>
    </w:p>
    <w:p w14:paraId="6E244386" w14:textId="77777777" w:rsidR="006705D0" w:rsidRPr="0095635A" w:rsidRDefault="006705D0">
      <w:pPr>
        <w:pStyle w:val="CommentText"/>
        <w:rPr>
          <w:lang w:val="en-US"/>
        </w:rPr>
      </w:pPr>
      <w:r>
        <w:rPr>
          <w:lang w:val="en-US"/>
        </w:rPr>
        <w:t>Jika sifatnya rahasia, dapat disamarkan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CC9203" w15:done="0"/>
  <w15:commentEx w15:paraId="784E4D15" w15:done="0"/>
  <w15:commentEx w15:paraId="5C0011CB" w15:done="0"/>
  <w15:commentEx w15:paraId="09B78745" w15:done="0"/>
  <w15:commentEx w15:paraId="6030207E" w15:done="0"/>
  <w15:commentEx w15:paraId="6E2443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CC9203" w16cid:durableId="2177BA8E"/>
  <w16cid:commentId w16cid:paraId="784E4D15" w16cid:durableId="2177BA95"/>
  <w16cid:commentId w16cid:paraId="5C0011CB" w16cid:durableId="2177BB04"/>
  <w16cid:commentId w16cid:paraId="09B78745" w16cid:durableId="21790603"/>
  <w16cid:commentId w16cid:paraId="6030207E" w16cid:durableId="2177C19E"/>
  <w16cid:commentId w16cid:paraId="6E244386" w16cid:durableId="2177C1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B3458" w14:textId="77777777" w:rsidR="005B4363" w:rsidRDefault="005B4363" w:rsidP="00226B5C">
      <w:pPr>
        <w:spacing w:line="240" w:lineRule="auto"/>
      </w:pPr>
      <w:r>
        <w:separator/>
      </w:r>
    </w:p>
  </w:endnote>
  <w:endnote w:type="continuationSeparator" w:id="0">
    <w:p w14:paraId="489F23A8" w14:textId="77777777" w:rsidR="005B4363" w:rsidRDefault="005B4363" w:rsidP="00226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02324"/>
      <w:docPartObj>
        <w:docPartGallery w:val="Page Numbers (Bottom of Page)"/>
        <w:docPartUnique/>
      </w:docPartObj>
    </w:sdtPr>
    <w:sdtEndPr>
      <w:rPr>
        <w:noProof/>
      </w:rPr>
    </w:sdtEndPr>
    <w:sdtContent>
      <w:p w14:paraId="052ABB24" w14:textId="77777777" w:rsidR="006705D0" w:rsidRDefault="006705D0">
        <w:pPr>
          <w:pStyle w:val="Footer"/>
          <w:jc w:val="center"/>
        </w:pPr>
        <w:r>
          <w:fldChar w:fldCharType="begin"/>
        </w:r>
        <w:r>
          <w:instrText xml:space="preserve"> PAGE   \* MERGEFORMAT </w:instrText>
        </w:r>
        <w:r>
          <w:fldChar w:fldCharType="separate"/>
        </w:r>
        <w:r>
          <w:rPr>
            <w:noProof/>
          </w:rPr>
          <w:t>6</w:t>
        </w:r>
        <w:r>
          <w:rPr>
            <w:noProof/>
          </w:rPr>
          <w:fldChar w:fldCharType="end"/>
        </w:r>
      </w:p>
    </w:sdtContent>
  </w:sdt>
  <w:sdt>
    <w:sdtPr>
      <w:rPr>
        <w:rFonts w:ascii="Arial" w:hAnsi="Arial" w:cs="Arial"/>
        <w:sz w:val="20"/>
      </w:rPr>
      <w:alias w:val="Company"/>
      <w:tag w:val=""/>
      <w:id w:val="1533995017"/>
      <w:placeholder>
        <w:docPart w:val="198956B3C62543B1B4F6B6007CAFB742"/>
      </w:placeholder>
      <w:dataBinding w:prefixMappings="xmlns:ns0='http://schemas.openxmlformats.org/officeDocument/2006/extended-properties' " w:xpath="/ns0:Properties[1]/ns0:Company[1]" w:storeItemID="{6668398D-A668-4E3E-A5EB-62B293D839F1}"/>
      <w:text/>
    </w:sdtPr>
    <w:sdtEndPr/>
    <w:sdtContent>
      <w:p w14:paraId="5359F485" w14:textId="77777777" w:rsidR="006705D0" w:rsidRPr="00E14E03" w:rsidRDefault="006705D0" w:rsidP="000C7F89">
        <w:pPr>
          <w:pStyle w:val="Footer"/>
          <w:jc w:val="right"/>
          <w:rPr>
            <w:rFonts w:ascii="Arial" w:hAnsi="Arial" w:cs="Arial"/>
          </w:rPr>
        </w:pPr>
        <w:r w:rsidRPr="00E14E03">
          <w:rPr>
            <w:rFonts w:ascii="Arial" w:hAnsi="Arial" w:cs="Arial"/>
            <w:sz w:val="20"/>
          </w:rPr>
          <w:t>Universitas Kristen Maranatha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26429"/>
      <w:docPartObj>
        <w:docPartGallery w:val="Page Numbers (Bottom of Page)"/>
        <w:docPartUnique/>
      </w:docPartObj>
    </w:sdtPr>
    <w:sdtEndPr>
      <w:rPr>
        <w:noProof/>
      </w:rPr>
    </w:sdtEndPr>
    <w:sdtContent>
      <w:p w14:paraId="5B08EBE7" w14:textId="77777777" w:rsidR="006705D0" w:rsidRDefault="006705D0">
        <w:pPr>
          <w:pStyle w:val="Footer"/>
          <w:jc w:val="center"/>
        </w:pPr>
        <w:r w:rsidRPr="00226B5C">
          <w:rPr>
            <w:szCs w:val="20"/>
          </w:rPr>
          <w:fldChar w:fldCharType="begin"/>
        </w:r>
        <w:r w:rsidRPr="00226B5C">
          <w:rPr>
            <w:szCs w:val="20"/>
          </w:rPr>
          <w:instrText xml:space="preserve"> PAGE   \* MERGEFORMAT </w:instrText>
        </w:r>
        <w:r w:rsidRPr="00226B5C">
          <w:rPr>
            <w:szCs w:val="20"/>
          </w:rPr>
          <w:fldChar w:fldCharType="separate"/>
        </w:r>
        <w:r>
          <w:rPr>
            <w:noProof/>
            <w:szCs w:val="20"/>
          </w:rPr>
          <w:t>iv</w:t>
        </w:r>
        <w:r w:rsidRPr="00226B5C">
          <w:rPr>
            <w:noProof/>
            <w:szCs w:val="20"/>
          </w:rPr>
          <w:fldChar w:fldCharType="end"/>
        </w:r>
      </w:p>
    </w:sdtContent>
  </w:sdt>
  <w:p w14:paraId="004ED93C" w14:textId="77777777" w:rsidR="006705D0" w:rsidRDefault="006705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220803"/>
      <w:docPartObj>
        <w:docPartGallery w:val="Page Numbers (Bottom of Page)"/>
        <w:docPartUnique/>
      </w:docPartObj>
    </w:sdtPr>
    <w:sdtEndPr>
      <w:rPr>
        <w:noProof/>
      </w:rPr>
    </w:sdtEndPr>
    <w:sdtContent>
      <w:p w14:paraId="041A0B97" w14:textId="77777777" w:rsidR="006705D0" w:rsidRDefault="006705D0">
        <w:pPr>
          <w:pStyle w:val="Footer"/>
          <w:jc w:val="center"/>
        </w:pPr>
        <w:r w:rsidRPr="00226B5C">
          <w:rPr>
            <w:szCs w:val="20"/>
          </w:rPr>
          <w:fldChar w:fldCharType="begin"/>
        </w:r>
        <w:r w:rsidRPr="00226B5C">
          <w:rPr>
            <w:szCs w:val="20"/>
          </w:rPr>
          <w:instrText xml:space="preserve"> PAGE   \* MERGEFORMAT </w:instrText>
        </w:r>
        <w:r w:rsidRPr="00226B5C">
          <w:rPr>
            <w:szCs w:val="20"/>
          </w:rPr>
          <w:fldChar w:fldCharType="separate"/>
        </w:r>
        <w:r>
          <w:rPr>
            <w:noProof/>
            <w:szCs w:val="20"/>
          </w:rPr>
          <w:t>xiii</w:t>
        </w:r>
        <w:r w:rsidRPr="00226B5C">
          <w:rPr>
            <w:noProof/>
            <w:szCs w:val="20"/>
          </w:rPr>
          <w:fldChar w:fldCharType="end"/>
        </w:r>
      </w:p>
    </w:sdtContent>
  </w:sdt>
  <w:sdt>
    <w:sdtPr>
      <w:rPr>
        <w:rFonts w:ascii="Arial" w:hAnsi="Arial" w:cs="Arial"/>
        <w:sz w:val="20"/>
        <w:szCs w:val="20"/>
      </w:rPr>
      <w:alias w:val="Company"/>
      <w:tag w:val=""/>
      <w:id w:val="-307395578"/>
      <w:placeholder>
        <w:docPart w:val="2B36FD617BD542CDAF9950E9D3BA3F33"/>
      </w:placeholder>
      <w:dataBinding w:prefixMappings="xmlns:ns0='http://schemas.openxmlformats.org/officeDocument/2006/extended-properties' " w:xpath="/ns0:Properties[1]/ns0:Company[1]" w:storeItemID="{6668398D-A668-4E3E-A5EB-62B293D839F1}"/>
      <w:text/>
    </w:sdtPr>
    <w:sdtEndPr/>
    <w:sdtContent>
      <w:p w14:paraId="763B6277" w14:textId="77777777" w:rsidR="006705D0" w:rsidRPr="000C7F89" w:rsidRDefault="006705D0" w:rsidP="000C7F89">
        <w:pPr>
          <w:pStyle w:val="Footer"/>
          <w:jc w:val="right"/>
          <w:rPr>
            <w:rFonts w:ascii="Arial" w:hAnsi="Arial" w:cs="Arial"/>
            <w:sz w:val="20"/>
            <w:szCs w:val="20"/>
          </w:rPr>
        </w:pPr>
        <w:r w:rsidRPr="000C7F89">
          <w:rPr>
            <w:rFonts w:ascii="Arial" w:hAnsi="Arial" w:cs="Arial"/>
            <w:sz w:val="20"/>
            <w:szCs w:val="20"/>
          </w:rPr>
          <w:t>Universitas Kristen Maranatha</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rPr>
      <w:alias w:val="Company"/>
      <w:tag w:val=""/>
      <w:id w:val="2111544667"/>
      <w:placeholder>
        <w:docPart w:val="198956B3C62543B1B4F6B6007CAFB742"/>
      </w:placeholder>
      <w:dataBinding w:prefixMappings="xmlns:ns0='http://schemas.openxmlformats.org/officeDocument/2006/extended-properties' " w:xpath="/ns0:Properties[1]/ns0:Company[1]" w:storeItemID="{6668398D-A668-4E3E-A5EB-62B293D839F1}"/>
      <w:text/>
    </w:sdtPr>
    <w:sdtEndPr/>
    <w:sdtContent>
      <w:p w14:paraId="3CF151CC" w14:textId="77777777" w:rsidR="006705D0" w:rsidRPr="000C7F89" w:rsidRDefault="006705D0" w:rsidP="000C7F89">
        <w:pPr>
          <w:pStyle w:val="Footer"/>
          <w:jc w:val="right"/>
          <w:rPr>
            <w:rFonts w:ascii="Arial" w:hAnsi="Arial" w:cs="Arial"/>
          </w:rPr>
        </w:pPr>
        <w:r w:rsidRPr="000C7F89">
          <w:rPr>
            <w:rFonts w:ascii="Arial" w:hAnsi="Arial" w:cs="Arial"/>
            <w:sz w:val="20"/>
            <w:lang w:val="en-US"/>
          </w:rPr>
          <w:t>Universitas Kristen Maranatha</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295723"/>
      <w:docPartObj>
        <w:docPartGallery w:val="Page Numbers (Bottom of Page)"/>
        <w:docPartUnique/>
      </w:docPartObj>
    </w:sdtPr>
    <w:sdtEndPr>
      <w:rPr>
        <w:noProof/>
      </w:rPr>
    </w:sdtEndPr>
    <w:sdtContent>
      <w:p w14:paraId="6F66D536" w14:textId="77777777" w:rsidR="006705D0" w:rsidRDefault="006705D0">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sdt>
    <w:sdtPr>
      <w:rPr>
        <w:rFonts w:ascii="Arial" w:hAnsi="Arial" w:cs="Arial"/>
        <w:sz w:val="20"/>
      </w:rPr>
      <w:alias w:val="Company"/>
      <w:tag w:val=""/>
      <w:id w:val="-1412694196"/>
      <w:placeholder>
        <w:docPart w:val="C0D729425A28498AB6F0C233FBFA7237"/>
      </w:placeholder>
      <w:dataBinding w:prefixMappings="xmlns:ns0='http://schemas.openxmlformats.org/officeDocument/2006/extended-properties' " w:xpath="/ns0:Properties[1]/ns0:Company[1]" w:storeItemID="{6668398D-A668-4E3E-A5EB-62B293D839F1}"/>
      <w:text/>
    </w:sdtPr>
    <w:sdtEndPr/>
    <w:sdtContent>
      <w:p w14:paraId="570E62F0" w14:textId="77777777" w:rsidR="006705D0" w:rsidRPr="00E14E03" w:rsidRDefault="006705D0" w:rsidP="000C7F89">
        <w:pPr>
          <w:pStyle w:val="Footer"/>
          <w:jc w:val="right"/>
          <w:rPr>
            <w:rFonts w:ascii="Arial" w:hAnsi="Arial" w:cs="Arial"/>
          </w:rPr>
        </w:pPr>
        <w:r w:rsidRPr="00E14E03">
          <w:rPr>
            <w:rFonts w:ascii="Arial" w:hAnsi="Arial" w:cs="Arial"/>
            <w:sz w:val="20"/>
          </w:rPr>
          <w:t>Universitas Kristen Maranatha</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6596237"/>
      <w:docPartObj>
        <w:docPartGallery w:val="Page Numbers (Bottom of Page)"/>
        <w:docPartUnique/>
      </w:docPartObj>
    </w:sdtPr>
    <w:sdtEndPr>
      <w:rPr>
        <w:noProof/>
      </w:rPr>
    </w:sdtEndPr>
    <w:sdtContent>
      <w:p w14:paraId="2CD8189A" w14:textId="77777777" w:rsidR="006705D0" w:rsidRDefault="006705D0">
        <w:pPr>
          <w:pStyle w:val="Footer"/>
          <w:jc w:val="center"/>
        </w:pPr>
        <w:r>
          <w:fldChar w:fldCharType="begin"/>
        </w:r>
        <w:r>
          <w:instrText xml:space="preserve"> PAGE   \* MERGEFORMAT </w:instrText>
        </w:r>
        <w:r>
          <w:fldChar w:fldCharType="separate"/>
        </w:r>
        <w:r>
          <w:rPr>
            <w:noProof/>
          </w:rPr>
          <w:t>C-1</w:t>
        </w:r>
        <w:r>
          <w:rPr>
            <w:noProof/>
          </w:rPr>
          <w:fldChar w:fldCharType="end"/>
        </w:r>
      </w:p>
    </w:sdtContent>
  </w:sdt>
  <w:p w14:paraId="79348E1B" w14:textId="77777777" w:rsidR="006705D0" w:rsidRDefault="006705D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6764" w14:textId="77777777" w:rsidR="006705D0" w:rsidRDefault="00670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06DB8" w14:textId="77777777" w:rsidR="005B4363" w:rsidRDefault="005B4363" w:rsidP="00226B5C">
      <w:pPr>
        <w:spacing w:line="240" w:lineRule="auto"/>
      </w:pPr>
      <w:r>
        <w:separator/>
      </w:r>
    </w:p>
  </w:footnote>
  <w:footnote w:type="continuationSeparator" w:id="0">
    <w:p w14:paraId="395EE2A4" w14:textId="77777777" w:rsidR="005B4363" w:rsidRDefault="005B4363" w:rsidP="00226B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4123" w14:textId="77777777" w:rsidR="006705D0" w:rsidRDefault="006705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223548"/>
      <w:docPartObj>
        <w:docPartGallery w:val="Page Numbers (Top of Page)"/>
        <w:docPartUnique/>
      </w:docPartObj>
    </w:sdtPr>
    <w:sdtEndPr>
      <w:rPr>
        <w:noProof/>
      </w:rPr>
    </w:sdtEndPr>
    <w:sdtContent>
      <w:p w14:paraId="4FE94987" w14:textId="77777777" w:rsidR="006705D0" w:rsidRDefault="006705D0">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43B68D38" w14:textId="77777777" w:rsidR="006705D0" w:rsidRDefault="006705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3B0D8" w14:textId="77777777" w:rsidR="006705D0" w:rsidRDefault="006705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48B8D" w14:textId="77777777" w:rsidR="006705D0" w:rsidRDefault="00670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2B621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F813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ACC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11859B0"/>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DF3A51D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1F4DAA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36C2C5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98A63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9448E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B32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F5BC7"/>
    <w:multiLevelType w:val="hybridMultilevel"/>
    <w:tmpl w:val="6BDC53D6"/>
    <w:lvl w:ilvl="0" w:tplc="38090001">
      <w:start w:val="1"/>
      <w:numFmt w:val="bullet"/>
      <w:lvlText w:val=""/>
      <w:lvlJc w:val="left"/>
      <w:pPr>
        <w:ind w:left="1680" w:hanging="360"/>
      </w:pPr>
      <w:rPr>
        <w:rFonts w:ascii="Symbol" w:hAnsi="Symbol" w:hint="default"/>
      </w:rPr>
    </w:lvl>
    <w:lvl w:ilvl="1" w:tplc="38090003" w:tentative="1">
      <w:start w:val="1"/>
      <w:numFmt w:val="bullet"/>
      <w:lvlText w:val="o"/>
      <w:lvlJc w:val="left"/>
      <w:pPr>
        <w:ind w:left="2400" w:hanging="360"/>
      </w:pPr>
      <w:rPr>
        <w:rFonts w:ascii="Courier New" w:hAnsi="Courier New" w:cs="Courier New" w:hint="default"/>
      </w:rPr>
    </w:lvl>
    <w:lvl w:ilvl="2" w:tplc="38090005" w:tentative="1">
      <w:start w:val="1"/>
      <w:numFmt w:val="bullet"/>
      <w:lvlText w:val=""/>
      <w:lvlJc w:val="left"/>
      <w:pPr>
        <w:ind w:left="3120" w:hanging="360"/>
      </w:pPr>
      <w:rPr>
        <w:rFonts w:ascii="Wingdings" w:hAnsi="Wingdings" w:hint="default"/>
      </w:rPr>
    </w:lvl>
    <w:lvl w:ilvl="3" w:tplc="38090001" w:tentative="1">
      <w:start w:val="1"/>
      <w:numFmt w:val="bullet"/>
      <w:lvlText w:val=""/>
      <w:lvlJc w:val="left"/>
      <w:pPr>
        <w:ind w:left="3840" w:hanging="360"/>
      </w:pPr>
      <w:rPr>
        <w:rFonts w:ascii="Symbol" w:hAnsi="Symbol" w:hint="default"/>
      </w:rPr>
    </w:lvl>
    <w:lvl w:ilvl="4" w:tplc="38090003" w:tentative="1">
      <w:start w:val="1"/>
      <w:numFmt w:val="bullet"/>
      <w:lvlText w:val="o"/>
      <w:lvlJc w:val="left"/>
      <w:pPr>
        <w:ind w:left="4560" w:hanging="360"/>
      </w:pPr>
      <w:rPr>
        <w:rFonts w:ascii="Courier New" w:hAnsi="Courier New" w:cs="Courier New" w:hint="default"/>
      </w:rPr>
    </w:lvl>
    <w:lvl w:ilvl="5" w:tplc="38090005" w:tentative="1">
      <w:start w:val="1"/>
      <w:numFmt w:val="bullet"/>
      <w:lvlText w:val=""/>
      <w:lvlJc w:val="left"/>
      <w:pPr>
        <w:ind w:left="5280" w:hanging="360"/>
      </w:pPr>
      <w:rPr>
        <w:rFonts w:ascii="Wingdings" w:hAnsi="Wingdings" w:hint="default"/>
      </w:rPr>
    </w:lvl>
    <w:lvl w:ilvl="6" w:tplc="38090001" w:tentative="1">
      <w:start w:val="1"/>
      <w:numFmt w:val="bullet"/>
      <w:lvlText w:val=""/>
      <w:lvlJc w:val="left"/>
      <w:pPr>
        <w:ind w:left="6000" w:hanging="360"/>
      </w:pPr>
      <w:rPr>
        <w:rFonts w:ascii="Symbol" w:hAnsi="Symbol" w:hint="default"/>
      </w:rPr>
    </w:lvl>
    <w:lvl w:ilvl="7" w:tplc="38090003" w:tentative="1">
      <w:start w:val="1"/>
      <w:numFmt w:val="bullet"/>
      <w:lvlText w:val="o"/>
      <w:lvlJc w:val="left"/>
      <w:pPr>
        <w:ind w:left="6720" w:hanging="360"/>
      </w:pPr>
      <w:rPr>
        <w:rFonts w:ascii="Courier New" w:hAnsi="Courier New" w:cs="Courier New" w:hint="default"/>
      </w:rPr>
    </w:lvl>
    <w:lvl w:ilvl="8" w:tplc="38090005" w:tentative="1">
      <w:start w:val="1"/>
      <w:numFmt w:val="bullet"/>
      <w:lvlText w:val=""/>
      <w:lvlJc w:val="left"/>
      <w:pPr>
        <w:ind w:left="7440" w:hanging="360"/>
      </w:pPr>
      <w:rPr>
        <w:rFonts w:ascii="Wingdings" w:hAnsi="Wingdings" w:hint="default"/>
      </w:rPr>
    </w:lvl>
  </w:abstractNum>
  <w:abstractNum w:abstractNumId="11" w15:restartNumberingAfterBreak="0">
    <w:nsid w:val="02E53756"/>
    <w:multiLevelType w:val="hybridMultilevel"/>
    <w:tmpl w:val="33F218F4"/>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C177E85"/>
    <w:multiLevelType w:val="hybridMultilevel"/>
    <w:tmpl w:val="8F0C2A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151A3821"/>
    <w:multiLevelType w:val="hybridMultilevel"/>
    <w:tmpl w:val="1908C6AA"/>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BB658CD"/>
    <w:multiLevelType w:val="hybridMultilevel"/>
    <w:tmpl w:val="C42090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03678B9"/>
    <w:multiLevelType w:val="hybridMultilevel"/>
    <w:tmpl w:val="1E8A1214"/>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31A53CD"/>
    <w:multiLevelType w:val="hybridMultilevel"/>
    <w:tmpl w:val="5D2AADE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2CE03BCB"/>
    <w:multiLevelType w:val="hybridMultilevel"/>
    <w:tmpl w:val="C798B6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07401F6"/>
    <w:multiLevelType w:val="hybridMultilevel"/>
    <w:tmpl w:val="EA1A79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35AB2773"/>
    <w:multiLevelType w:val="hybridMultilevel"/>
    <w:tmpl w:val="349EEA22"/>
    <w:lvl w:ilvl="0" w:tplc="9AC88D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2352791"/>
    <w:multiLevelType w:val="hybridMultilevel"/>
    <w:tmpl w:val="5ECC2E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4292141C"/>
    <w:multiLevelType w:val="hybridMultilevel"/>
    <w:tmpl w:val="3418CB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30E2FE7"/>
    <w:multiLevelType w:val="hybridMultilevel"/>
    <w:tmpl w:val="CF1AADD8"/>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4AF1D73"/>
    <w:multiLevelType w:val="hybridMultilevel"/>
    <w:tmpl w:val="E954EFC2"/>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24" w15:restartNumberingAfterBreak="0">
    <w:nsid w:val="470E3585"/>
    <w:multiLevelType w:val="hybridMultilevel"/>
    <w:tmpl w:val="6BA2831E"/>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4100369"/>
    <w:multiLevelType w:val="hybridMultilevel"/>
    <w:tmpl w:val="1CFEA8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7B271DA"/>
    <w:multiLevelType w:val="hybridMultilevel"/>
    <w:tmpl w:val="1084DE94"/>
    <w:lvl w:ilvl="0" w:tplc="1792794C">
      <w:start w:val="1"/>
      <w:numFmt w:val="upperLetter"/>
      <w:lvlText w:val="LAMPIRAN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D97081F"/>
    <w:multiLevelType w:val="hybridMultilevel"/>
    <w:tmpl w:val="A01A9F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FA37DD6"/>
    <w:multiLevelType w:val="multilevel"/>
    <w:tmpl w:val="7DCA214A"/>
    <w:lvl w:ilvl="0">
      <w:start w:val="1"/>
      <w:numFmt w:val="decimal"/>
      <w:pStyle w:val="Heading1"/>
      <w:suff w:val="nothing"/>
      <w:lvlText w:val="BAB %1"/>
      <w:lvlJc w:val="left"/>
      <w:pPr>
        <w:ind w:left="5220" w:firstLine="0"/>
      </w:pPr>
      <w:rPr>
        <w:rFonts w:hint="default"/>
      </w:rPr>
    </w:lvl>
    <w:lvl w:ilvl="1">
      <w:start w:val="1"/>
      <w:numFmt w:val="decimal"/>
      <w:pStyle w:val="Heading2"/>
      <w:isLgl/>
      <w:suff w:val="space"/>
      <w:lvlText w:val="%1.%2"/>
      <w:lvlJc w:val="left"/>
      <w:pPr>
        <w:ind w:left="0" w:firstLine="0"/>
      </w:pPr>
      <w:rPr>
        <w:rFonts w:hint="default"/>
        <w:b/>
        <w:bCs w:val="0"/>
        <w:i w:val="0"/>
        <w:iCs w:val="0"/>
      </w:rPr>
    </w:lvl>
    <w:lvl w:ilvl="2">
      <w:start w:val="1"/>
      <w:numFmt w:val="decimal"/>
      <w:pStyle w:val="Heading3"/>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pStyle w:val="Heading5"/>
      <w:isLgl/>
      <w:suff w:val="space"/>
      <w:lvlText w:val="%1.%2.%3.%4.%5"/>
      <w:lvlJc w:val="left"/>
      <w:pPr>
        <w:ind w:left="0" w:firstLine="0"/>
      </w:pPr>
      <w:rPr>
        <w:rFonts w:hint="default"/>
      </w:rPr>
    </w:lvl>
    <w:lvl w:ilvl="5">
      <w:start w:val="1"/>
      <w:numFmt w:val="decimal"/>
      <w:pStyle w:val="Heading6"/>
      <w:isLgl/>
      <w:suff w:val="space"/>
      <w:lvlText w:val="%1.%2.%3.%4.%5.%6"/>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upperLetter"/>
      <w:lvlRestart w:val="0"/>
      <w:pStyle w:val="Heading9"/>
      <w:suff w:val="space"/>
      <w:lvlText w:val="LAMPIRAN %9"/>
      <w:lvlJc w:val="left"/>
      <w:pPr>
        <w:ind w:left="0" w:firstLine="0"/>
      </w:pPr>
      <w:rPr>
        <w:rFonts w:hint="default"/>
        <w:b/>
        <w:i w:val="0"/>
        <w:sz w:val="32"/>
      </w:rPr>
    </w:lvl>
  </w:abstractNum>
  <w:abstractNum w:abstractNumId="29" w15:restartNumberingAfterBreak="0">
    <w:nsid w:val="75697C80"/>
    <w:multiLevelType w:val="hybridMultilevel"/>
    <w:tmpl w:val="276001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9894669"/>
    <w:multiLevelType w:val="hybridMultilevel"/>
    <w:tmpl w:val="0ADC1B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082EDA"/>
    <w:multiLevelType w:val="hybridMultilevel"/>
    <w:tmpl w:val="3814D9B8"/>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E711B8D"/>
    <w:multiLevelType w:val="hybridMultilevel"/>
    <w:tmpl w:val="61EE491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28"/>
  </w:num>
  <w:num w:numId="2">
    <w:abstractNumId w:val="2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0"/>
  </w:num>
  <w:num w:numId="24">
    <w:abstractNumId w:val="20"/>
  </w:num>
  <w:num w:numId="25">
    <w:abstractNumId w:val="24"/>
  </w:num>
  <w:num w:numId="26">
    <w:abstractNumId w:val="31"/>
  </w:num>
  <w:num w:numId="27">
    <w:abstractNumId w:val="11"/>
  </w:num>
  <w:num w:numId="28">
    <w:abstractNumId w:val="14"/>
  </w:num>
  <w:num w:numId="29">
    <w:abstractNumId w:val="27"/>
  </w:num>
  <w:num w:numId="30">
    <w:abstractNumId w:val="32"/>
  </w:num>
  <w:num w:numId="31">
    <w:abstractNumId w:val="18"/>
  </w:num>
  <w:num w:numId="32">
    <w:abstractNumId w:val="25"/>
  </w:num>
  <w:num w:numId="33">
    <w:abstractNumId w:val="21"/>
  </w:num>
  <w:num w:numId="34">
    <w:abstractNumId w:val="10"/>
  </w:num>
  <w:num w:numId="35">
    <w:abstractNumId w:val="23"/>
  </w:num>
  <w:num w:numId="36">
    <w:abstractNumId w:val="16"/>
  </w:num>
  <w:num w:numId="37">
    <w:abstractNumId w:val="15"/>
  </w:num>
  <w:num w:numId="38">
    <w:abstractNumId w:val="22"/>
  </w:num>
  <w:num w:numId="39">
    <w:abstractNumId w:val="13"/>
  </w:num>
  <w:num w:numId="40">
    <w:abstractNumId w:val="19"/>
  </w:num>
  <w:num w:numId="41">
    <w:abstractNumId w:val="29"/>
  </w:num>
  <w:num w:numId="4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by Tan">
    <w15:presenceInfo w15:providerId="Windows Live" w15:userId="ca469e9ae71c5505"/>
  </w15:person>
  <w15:person w15:author="1772033@maranatha.ac.id">
    <w15:presenceInfo w15:providerId="Windows Live" w15:userId="66377187554a37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EB1"/>
    <w:rsid w:val="0000114B"/>
    <w:rsid w:val="00004C53"/>
    <w:rsid w:val="00005B6E"/>
    <w:rsid w:val="00024B62"/>
    <w:rsid w:val="0006017B"/>
    <w:rsid w:val="000630E4"/>
    <w:rsid w:val="0006598C"/>
    <w:rsid w:val="000C7F89"/>
    <w:rsid w:val="000D1760"/>
    <w:rsid w:val="000E1D87"/>
    <w:rsid w:val="000E3112"/>
    <w:rsid w:val="000E70FC"/>
    <w:rsid w:val="000F0700"/>
    <w:rsid w:val="000F1226"/>
    <w:rsid w:val="000F604E"/>
    <w:rsid w:val="000F7B63"/>
    <w:rsid w:val="00101E70"/>
    <w:rsid w:val="00103F8A"/>
    <w:rsid w:val="00141829"/>
    <w:rsid w:val="001505E2"/>
    <w:rsid w:val="00154837"/>
    <w:rsid w:val="00174EBD"/>
    <w:rsid w:val="00177AF6"/>
    <w:rsid w:val="001845E4"/>
    <w:rsid w:val="00184BEA"/>
    <w:rsid w:val="0019404C"/>
    <w:rsid w:val="00196302"/>
    <w:rsid w:val="001A130A"/>
    <w:rsid w:val="001A1A6A"/>
    <w:rsid w:val="001B3167"/>
    <w:rsid w:val="001C1E6D"/>
    <w:rsid w:val="001C2AB4"/>
    <w:rsid w:val="001D5A7F"/>
    <w:rsid w:val="001E3903"/>
    <w:rsid w:val="001F07AC"/>
    <w:rsid w:val="001F436E"/>
    <w:rsid w:val="001F4FD7"/>
    <w:rsid w:val="001F53A7"/>
    <w:rsid w:val="002014B8"/>
    <w:rsid w:val="00204CC9"/>
    <w:rsid w:val="00213FBC"/>
    <w:rsid w:val="00215E87"/>
    <w:rsid w:val="00222DE7"/>
    <w:rsid w:val="00226B5C"/>
    <w:rsid w:val="002330C1"/>
    <w:rsid w:val="0025338B"/>
    <w:rsid w:val="0025659A"/>
    <w:rsid w:val="002659CA"/>
    <w:rsid w:val="00280A6A"/>
    <w:rsid w:val="0028422E"/>
    <w:rsid w:val="00285937"/>
    <w:rsid w:val="00291D23"/>
    <w:rsid w:val="002A2B00"/>
    <w:rsid w:val="002B4C9B"/>
    <w:rsid w:val="002C276C"/>
    <w:rsid w:val="002C3F6C"/>
    <w:rsid w:val="002C7CF1"/>
    <w:rsid w:val="002D2D47"/>
    <w:rsid w:val="002F7EEE"/>
    <w:rsid w:val="00327C6E"/>
    <w:rsid w:val="00346278"/>
    <w:rsid w:val="00354F2C"/>
    <w:rsid w:val="00363F42"/>
    <w:rsid w:val="00372726"/>
    <w:rsid w:val="00380E45"/>
    <w:rsid w:val="00383A77"/>
    <w:rsid w:val="003A1070"/>
    <w:rsid w:val="003B54D7"/>
    <w:rsid w:val="003C4CC5"/>
    <w:rsid w:val="003F1C16"/>
    <w:rsid w:val="003F2D6F"/>
    <w:rsid w:val="003F5AA3"/>
    <w:rsid w:val="003F6D16"/>
    <w:rsid w:val="00402406"/>
    <w:rsid w:val="00411372"/>
    <w:rsid w:val="004139FA"/>
    <w:rsid w:val="00416D40"/>
    <w:rsid w:val="00421A5D"/>
    <w:rsid w:val="0042467C"/>
    <w:rsid w:val="00435DFF"/>
    <w:rsid w:val="00453EF0"/>
    <w:rsid w:val="00454F23"/>
    <w:rsid w:val="0046132C"/>
    <w:rsid w:val="004748C1"/>
    <w:rsid w:val="004A22B8"/>
    <w:rsid w:val="004A42B9"/>
    <w:rsid w:val="004A4699"/>
    <w:rsid w:val="004B0DF4"/>
    <w:rsid w:val="004C43FD"/>
    <w:rsid w:val="004D3B3C"/>
    <w:rsid w:val="004D3C4A"/>
    <w:rsid w:val="004D47E1"/>
    <w:rsid w:val="004E04B6"/>
    <w:rsid w:val="004E2BAB"/>
    <w:rsid w:val="004E347A"/>
    <w:rsid w:val="004F501B"/>
    <w:rsid w:val="005123A6"/>
    <w:rsid w:val="005130A4"/>
    <w:rsid w:val="00516B0D"/>
    <w:rsid w:val="00520512"/>
    <w:rsid w:val="00531F28"/>
    <w:rsid w:val="00533C30"/>
    <w:rsid w:val="0054389F"/>
    <w:rsid w:val="00544DDB"/>
    <w:rsid w:val="005553F7"/>
    <w:rsid w:val="005664A4"/>
    <w:rsid w:val="00567A08"/>
    <w:rsid w:val="00586916"/>
    <w:rsid w:val="005B4363"/>
    <w:rsid w:val="005B6ACC"/>
    <w:rsid w:val="005B77C3"/>
    <w:rsid w:val="005C0A26"/>
    <w:rsid w:val="005D3835"/>
    <w:rsid w:val="005D64DA"/>
    <w:rsid w:val="005E0EE6"/>
    <w:rsid w:val="005E4589"/>
    <w:rsid w:val="005E6E2D"/>
    <w:rsid w:val="0060195D"/>
    <w:rsid w:val="00604DC2"/>
    <w:rsid w:val="0060752B"/>
    <w:rsid w:val="00620748"/>
    <w:rsid w:val="00623A67"/>
    <w:rsid w:val="006413C1"/>
    <w:rsid w:val="00652FCD"/>
    <w:rsid w:val="00661C96"/>
    <w:rsid w:val="006705D0"/>
    <w:rsid w:val="00671502"/>
    <w:rsid w:val="00687AD0"/>
    <w:rsid w:val="0069326F"/>
    <w:rsid w:val="006C14E6"/>
    <w:rsid w:val="006D230B"/>
    <w:rsid w:val="006D4C1A"/>
    <w:rsid w:val="006D76F2"/>
    <w:rsid w:val="006F00DD"/>
    <w:rsid w:val="007148FE"/>
    <w:rsid w:val="00717022"/>
    <w:rsid w:val="00734FD3"/>
    <w:rsid w:val="0074279C"/>
    <w:rsid w:val="007503F7"/>
    <w:rsid w:val="0075120B"/>
    <w:rsid w:val="00762B2C"/>
    <w:rsid w:val="00763AAA"/>
    <w:rsid w:val="00777CF8"/>
    <w:rsid w:val="007A1F62"/>
    <w:rsid w:val="007A63CE"/>
    <w:rsid w:val="007B22B9"/>
    <w:rsid w:val="007B5377"/>
    <w:rsid w:val="007C26A3"/>
    <w:rsid w:val="007C34D8"/>
    <w:rsid w:val="007C3534"/>
    <w:rsid w:val="007D0727"/>
    <w:rsid w:val="007E0E57"/>
    <w:rsid w:val="007E4C57"/>
    <w:rsid w:val="007F256D"/>
    <w:rsid w:val="007F5C3F"/>
    <w:rsid w:val="00803B2C"/>
    <w:rsid w:val="00825694"/>
    <w:rsid w:val="00827600"/>
    <w:rsid w:val="00830450"/>
    <w:rsid w:val="00836256"/>
    <w:rsid w:val="00840F34"/>
    <w:rsid w:val="0084750E"/>
    <w:rsid w:val="008517E8"/>
    <w:rsid w:val="00863929"/>
    <w:rsid w:val="00886DA0"/>
    <w:rsid w:val="00896D00"/>
    <w:rsid w:val="008A0514"/>
    <w:rsid w:val="008A4E3A"/>
    <w:rsid w:val="008A5135"/>
    <w:rsid w:val="008A6F6C"/>
    <w:rsid w:val="008B42DB"/>
    <w:rsid w:val="008C069B"/>
    <w:rsid w:val="008C7F31"/>
    <w:rsid w:val="008D4977"/>
    <w:rsid w:val="008D7730"/>
    <w:rsid w:val="008E3861"/>
    <w:rsid w:val="008F7946"/>
    <w:rsid w:val="008F7F79"/>
    <w:rsid w:val="0091179D"/>
    <w:rsid w:val="00913AE2"/>
    <w:rsid w:val="0092066B"/>
    <w:rsid w:val="00930130"/>
    <w:rsid w:val="00934286"/>
    <w:rsid w:val="00937FEB"/>
    <w:rsid w:val="0095040D"/>
    <w:rsid w:val="00953560"/>
    <w:rsid w:val="0095635A"/>
    <w:rsid w:val="009613DA"/>
    <w:rsid w:val="00961700"/>
    <w:rsid w:val="00973D1B"/>
    <w:rsid w:val="009A41D2"/>
    <w:rsid w:val="009A422A"/>
    <w:rsid w:val="009A5474"/>
    <w:rsid w:val="009C0959"/>
    <w:rsid w:val="009E00D9"/>
    <w:rsid w:val="009E4E6F"/>
    <w:rsid w:val="009E5E8C"/>
    <w:rsid w:val="009F1272"/>
    <w:rsid w:val="00A01102"/>
    <w:rsid w:val="00A10CF8"/>
    <w:rsid w:val="00A21B27"/>
    <w:rsid w:val="00A26B95"/>
    <w:rsid w:val="00A54542"/>
    <w:rsid w:val="00A749AB"/>
    <w:rsid w:val="00A75CB5"/>
    <w:rsid w:val="00A84533"/>
    <w:rsid w:val="00A8723B"/>
    <w:rsid w:val="00A92DD5"/>
    <w:rsid w:val="00AA0E8E"/>
    <w:rsid w:val="00AA2DAC"/>
    <w:rsid w:val="00AB7DA1"/>
    <w:rsid w:val="00AD5096"/>
    <w:rsid w:val="00AE396D"/>
    <w:rsid w:val="00B0590A"/>
    <w:rsid w:val="00B13141"/>
    <w:rsid w:val="00B27B5B"/>
    <w:rsid w:val="00B40242"/>
    <w:rsid w:val="00B47F1E"/>
    <w:rsid w:val="00B5383C"/>
    <w:rsid w:val="00B8677A"/>
    <w:rsid w:val="00B93C85"/>
    <w:rsid w:val="00B96D0B"/>
    <w:rsid w:val="00BA5D78"/>
    <w:rsid w:val="00BA5EB8"/>
    <w:rsid w:val="00BB0083"/>
    <w:rsid w:val="00BB15D9"/>
    <w:rsid w:val="00BB6D8E"/>
    <w:rsid w:val="00BC55F1"/>
    <w:rsid w:val="00BE1C2A"/>
    <w:rsid w:val="00BE5EE3"/>
    <w:rsid w:val="00C033C3"/>
    <w:rsid w:val="00C074C0"/>
    <w:rsid w:val="00C07583"/>
    <w:rsid w:val="00C21799"/>
    <w:rsid w:val="00C40353"/>
    <w:rsid w:val="00C578FF"/>
    <w:rsid w:val="00C64926"/>
    <w:rsid w:val="00C67950"/>
    <w:rsid w:val="00C73716"/>
    <w:rsid w:val="00C77998"/>
    <w:rsid w:val="00C808B5"/>
    <w:rsid w:val="00CC1667"/>
    <w:rsid w:val="00CC2B9D"/>
    <w:rsid w:val="00CC312C"/>
    <w:rsid w:val="00CC5D5B"/>
    <w:rsid w:val="00CE3FCB"/>
    <w:rsid w:val="00CF1A23"/>
    <w:rsid w:val="00CF2C17"/>
    <w:rsid w:val="00CF651C"/>
    <w:rsid w:val="00D102F7"/>
    <w:rsid w:val="00D156C2"/>
    <w:rsid w:val="00D17354"/>
    <w:rsid w:val="00D17C86"/>
    <w:rsid w:val="00D2268E"/>
    <w:rsid w:val="00D23B51"/>
    <w:rsid w:val="00D24EAC"/>
    <w:rsid w:val="00D26E80"/>
    <w:rsid w:val="00D46F40"/>
    <w:rsid w:val="00D51EDC"/>
    <w:rsid w:val="00D73468"/>
    <w:rsid w:val="00D80F3D"/>
    <w:rsid w:val="00DA5B56"/>
    <w:rsid w:val="00DA64AD"/>
    <w:rsid w:val="00DB0D94"/>
    <w:rsid w:val="00DD31B8"/>
    <w:rsid w:val="00DE228C"/>
    <w:rsid w:val="00DE6712"/>
    <w:rsid w:val="00DE6EB1"/>
    <w:rsid w:val="00DE74E8"/>
    <w:rsid w:val="00DF18BC"/>
    <w:rsid w:val="00DF6EEF"/>
    <w:rsid w:val="00E03005"/>
    <w:rsid w:val="00E0397B"/>
    <w:rsid w:val="00E045E9"/>
    <w:rsid w:val="00E05F79"/>
    <w:rsid w:val="00E06BA1"/>
    <w:rsid w:val="00E14E03"/>
    <w:rsid w:val="00E25AAC"/>
    <w:rsid w:val="00E27D42"/>
    <w:rsid w:val="00E31076"/>
    <w:rsid w:val="00E36FF2"/>
    <w:rsid w:val="00E37960"/>
    <w:rsid w:val="00E42E2B"/>
    <w:rsid w:val="00E434C2"/>
    <w:rsid w:val="00E45869"/>
    <w:rsid w:val="00E4658C"/>
    <w:rsid w:val="00E508EB"/>
    <w:rsid w:val="00E528AD"/>
    <w:rsid w:val="00E55130"/>
    <w:rsid w:val="00E72427"/>
    <w:rsid w:val="00E9408C"/>
    <w:rsid w:val="00E9683A"/>
    <w:rsid w:val="00EA1806"/>
    <w:rsid w:val="00EA3E3D"/>
    <w:rsid w:val="00EA7693"/>
    <w:rsid w:val="00EC04D3"/>
    <w:rsid w:val="00EC0988"/>
    <w:rsid w:val="00EC76CD"/>
    <w:rsid w:val="00ED464C"/>
    <w:rsid w:val="00EF090B"/>
    <w:rsid w:val="00EF3DFA"/>
    <w:rsid w:val="00F13EC5"/>
    <w:rsid w:val="00F17EDE"/>
    <w:rsid w:val="00F22FC4"/>
    <w:rsid w:val="00F30BDB"/>
    <w:rsid w:val="00F33E12"/>
    <w:rsid w:val="00F52F40"/>
    <w:rsid w:val="00F578F5"/>
    <w:rsid w:val="00F61914"/>
    <w:rsid w:val="00F7021F"/>
    <w:rsid w:val="00F85827"/>
    <w:rsid w:val="00FA2F59"/>
    <w:rsid w:val="00FB7180"/>
    <w:rsid w:val="00FC65C6"/>
    <w:rsid w:val="00FC6FBB"/>
    <w:rsid w:val="00FD13E4"/>
    <w:rsid w:val="00FD3B86"/>
    <w:rsid w:val="00FE0896"/>
    <w:rsid w:val="00FE72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8AFDB"/>
  <w15:chartTrackingRefBased/>
  <w15:docId w15:val="{14AA52FD-767A-44DB-921B-ABA37CB84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9AB"/>
  </w:style>
  <w:style w:type="paragraph" w:styleId="Heading1">
    <w:name w:val="heading 1"/>
    <w:basedOn w:val="Normal"/>
    <w:next w:val="Normal"/>
    <w:link w:val="Heading1Char"/>
    <w:uiPriority w:val="9"/>
    <w:qFormat/>
    <w:rsid w:val="006D230B"/>
    <w:pPr>
      <w:keepNext/>
      <w:keepLines/>
      <w:numPr>
        <w:numId w:val="1"/>
      </w:numPr>
      <w:ind w:left="3510"/>
      <w:jc w:val="center"/>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keepLines/>
      <w:numPr>
        <w:ilvl w:val="1"/>
        <w:numId w:val="1"/>
      </w:numPr>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iPriority w:val="9"/>
    <w:unhideWhenUsed/>
    <w:qFormat/>
    <w:rsid w:val="0006017B"/>
    <w:pPr>
      <w:keepNext/>
      <w:keepLines/>
      <w:numPr>
        <w:ilvl w:val="2"/>
        <w:numId w:val="1"/>
      </w:numPr>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iPriority w:val="9"/>
    <w:unhideWhenUsed/>
    <w:qFormat/>
    <w:rsid w:val="0006017B"/>
    <w:pPr>
      <w:keepNext/>
      <w:keepLines/>
      <w:numPr>
        <w:ilvl w:val="3"/>
        <w:numId w:val="1"/>
      </w:numPr>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semiHidden/>
    <w:unhideWhenUsed/>
    <w:qFormat/>
    <w:rsid w:val="0006017B"/>
    <w:pPr>
      <w:keepNext/>
      <w:keepLines/>
      <w:numPr>
        <w:ilvl w:val="4"/>
        <w:numId w:val="1"/>
      </w:numPr>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semiHidden/>
    <w:unhideWhenUsed/>
    <w:qFormat/>
    <w:rsid w:val="0006017B"/>
    <w:pPr>
      <w:keepNext/>
      <w:keepLines/>
      <w:numPr>
        <w:ilvl w:val="5"/>
        <w:numId w:val="1"/>
      </w:numPr>
      <w:outlineLvl w:val="5"/>
    </w:pPr>
    <w:rPr>
      <w:rFonts w:asciiTheme="majorHAnsi" w:eastAsiaTheme="majorEastAsia" w:hAnsiTheme="majorHAnsi" w:cstheme="majorBidi"/>
      <w:b/>
      <w:color w:val="000000" w:themeColor="accent1" w:themeShade="7F"/>
    </w:rPr>
  </w:style>
  <w:style w:type="paragraph" w:styleId="Heading7">
    <w:name w:val="heading 7"/>
    <w:basedOn w:val="Normal"/>
    <w:next w:val="Normal"/>
    <w:link w:val="Heading7Char"/>
    <w:uiPriority w:val="9"/>
    <w:semiHidden/>
    <w:unhideWhenUsed/>
    <w:qFormat/>
    <w:rsid w:val="0006017B"/>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unhideWhenUsed/>
    <w:rsid w:val="000601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keepLines/>
      <w:numPr>
        <w:ilvl w:val="8"/>
        <w:numId w:val="1"/>
      </w:numPr>
      <w:jc w:val="center"/>
      <w:outlineLvl w:val="8"/>
    </w:pPr>
    <w:rPr>
      <w:rFonts w:asciiTheme="majorHAnsi" w:eastAsiaTheme="majorEastAsia" w:hAnsiTheme="majorHAnsi" w:cstheme="majorBidi"/>
      <w:b/>
      <w:iCs/>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30B"/>
    <w:rPr>
      <w:rFonts w:asciiTheme="majorHAnsi" w:eastAsiaTheme="majorEastAsia" w:hAnsiTheme="majorHAnsi" w:cstheme="majorBidi"/>
      <w:b/>
      <w:caps/>
      <w:color w:val="000000" w:themeColor="accent1" w:themeShade="BF"/>
      <w:sz w:val="32"/>
      <w:szCs w:val="32"/>
    </w:rPr>
  </w:style>
  <w:style w:type="character" w:customStyle="1" w:styleId="Heading2Char">
    <w:name w:val="Heading 2 Char"/>
    <w:basedOn w:val="DefaultParagraphFont"/>
    <w:link w:val="Heading2"/>
    <w:uiPriority w:val="9"/>
    <w:rsid w:val="0006017B"/>
    <w:rPr>
      <w:rFonts w:asciiTheme="majorHAnsi" w:eastAsiaTheme="majorEastAsia" w:hAnsiTheme="majorHAnsi" w:cstheme="majorBidi"/>
      <w:b/>
      <w:color w:val="000000" w:themeColor="accent1" w:themeShade="BF"/>
      <w:sz w:val="24"/>
      <w:szCs w:val="26"/>
    </w:rPr>
  </w:style>
  <w:style w:type="character" w:customStyle="1" w:styleId="Heading3Char">
    <w:name w:val="Heading 3 Char"/>
    <w:basedOn w:val="DefaultParagraphFont"/>
    <w:link w:val="Heading3"/>
    <w:uiPriority w:val="9"/>
    <w:rsid w:val="0006017B"/>
    <w:rPr>
      <w:rFonts w:asciiTheme="majorHAnsi" w:eastAsiaTheme="majorEastAsia" w:hAnsiTheme="majorHAnsi" w:cstheme="majorBidi"/>
      <w:b/>
      <w:color w:val="000000" w:themeColor="accent1" w:themeShade="7F"/>
      <w:sz w:val="24"/>
      <w:szCs w:val="24"/>
    </w:rPr>
  </w:style>
  <w:style w:type="character" w:customStyle="1" w:styleId="Heading4Char">
    <w:name w:val="Heading 4 Char"/>
    <w:basedOn w:val="DefaultParagraphFont"/>
    <w:link w:val="Heading4"/>
    <w:uiPriority w:val="9"/>
    <w:rsid w:val="0006017B"/>
    <w:rPr>
      <w:rFonts w:asciiTheme="majorHAnsi" w:eastAsiaTheme="majorEastAsia" w:hAnsiTheme="majorHAnsi" w:cstheme="majorBidi"/>
      <w:b/>
      <w:iCs/>
      <w:color w:val="000000" w:themeColor="accent1" w:themeShade="BF"/>
      <w:sz w:val="24"/>
    </w:rPr>
  </w:style>
  <w:style w:type="character" w:customStyle="1" w:styleId="Heading5Char">
    <w:name w:val="Heading 5 Char"/>
    <w:basedOn w:val="DefaultParagraphFont"/>
    <w:link w:val="Heading5"/>
    <w:uiPriority w:val="9"/>
    <w:semiHidden/>
    <w:rsid w:val="0006017B"/>
    <w:rPr>
      <w:rFonts w:asciiTheme="majorHAnsi" w:eastAsiaTheme="majorEastAsia" w:hAnsiTheme="majorHAnsi" w:cstheme="majorBidi"/>
      <w:b/>
      <w:color w:val="000000" w:themeColor="accent1" w:themeShade="BF"/>
      <w:sz w:val="24"/>
    </w:rPr>
  </w:style>
  <w:style w:type="character" w:customStyle="1" w:styleId="Heading6Char">
    <w:name w:val="Heading 6 Char"/>
    <w:basedOn w:val="DefaultParagraphFont"/>
    <w:link w:val="Heading6"/>
    <w:uiPriority w:val="9"/>
    <w:semiHidden/>
    <w:rsid w:val="0006017B"/>
    <w:rPr>
      <w:rFonts w:asciiTheme="majorHAnsi" w:eastAsiaTheme="majorEastAsia" w:hAnsiTheme="majorHAnsi" w:cstheme="majorBidi"/>
      <w:b/>
      <w:color w:val="000000" w:themeColor="accent1" w:themeShade="7F"/>
      <w:sz w:val="24"/>
    </w:rPr>
  </w:style>
  <w:style w:type="character" w:customStyle="1" w:styleId="Heading7Char">
    <w:name w:val="Heading 7 Char"/>
    <w:basedOn w:val="DefaultParagraphFont"/>
    <w:link w:val="Heading7"/>
    <w:uiPriority w:val="9"/>
    <w:semiHidden/>
    <w:rsid w:val="0006017B"/>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rsid w:val="000601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3FBC"/>
    <w:rPr>
      <w:rFonts w:asciiTheme="majorHAnsi" w:eastAsiaTheme="majorEastAsia" w:hAnsiTheme="majorHAnsi" w:cstheme="majorBidi"/>
      <w:b/>
      <w:iCs/>
      <w:color w:val="272727" w:themeColor="text1" w:themeTint="D8"/>
      <w:sz w:val="32"/>
      <w:szCs w:val="21"/>
    </w:rPr>
  </w:style>
  <w:style w:type="table" w:styleId="TableGrid">
    <w:name w:val="Table Grid"/>
    <w:basedOn w:val="TableNormal"/>
    <w:uiPriority w:val="39"/>
    <w:rsid w:val="00913A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FBC"/>
    <w:pPr>
      <w:spacing w:after="100"/>
    </w:pPr>
  </w:style>
  <w:style w:type="paragraph" w:styleId="TOC2">
    <w:name w:val="toc 2"/>
    <w:basedOn w:val="Normal"/>
    <w:next w:val="Normal"/>
    <w:autoRedefine/>
    <w:uiPriority w:val="39"/>
    <w:unhideWhenUsed/>
    <w:rsid w:val="00213FBC"/>
    <w:pPr>
      <w:spacing w:after="100"/>
      <w:ind w:left="240"/>
    </w:pPr>
  </w:style>
  <w:style w:type="paragraph" w:styleId="ListContinue">
    <w:name w:val="List Continue"/>
    <w:basedOn w:val="Normal"/>
    <w:uiPriority w:val="99"/>
    <w:unhideWhenUsed/>
    <w:rsid w:val="00AE396D"/>
    <w:pPr>
      <w:spacing w:after="120"/>
      <w:ind w:left="360"/>
      <w:contextualSpacing/>
    </w:pPr>
  </w:style>
  <w:style w:type="paragraph" w:styleId="ListNumber">
    <w:name w:val="List Number"/>
    <w:basedOn w:val="Normal"/>
    <w:uiPriority w:val="99"/>
    <w:unhideWhenUsed/>
    <w:qFormat/>
    <w:rsid w:val="00AE396D"/>
    <w:pPr>
      <w:numPr>
        <w:numId w:val="8"/>
      </w:numPr>
      <w:contextualSpacing/>
    </w:pPr>
  </w:style>
  <w:style w:type="paragraph" w:styleId="ListNumber2">
    <w:name w:val="List Number 2"/>
    <w:basedOn w:val="Normal"/>
    <w:uiPriority w:val="99"/>
    <w:unhideWhenUsed/>
    <w:qFormat/>
    <w:rsid w:val="00EC0988"/>
    <w:pPr>
      <w:numPr>
        <w:numId w:val="9"/>
      </w:numPr>
      <w:contextualSpacing/>
    </w:pPr>
  </w:style>
  <w:style w:type="paragraph" w:styleId="Signature">
    <w:name w:val="Signature"/>
    <w:basedOn w:val="Normal"/>
    <w:link w:val="SignatureChar"/>
    <w:uiPriority w:val="99"/>
    <w:unhideWhenUsed/>
    <w:rsid w:val="00896D00"/>
    <w:pPr>
      <w:spacing w:line="240" w:lineRule="auto"/>
      <w:ind w:left="4320"/>
    </w:pPr>
  </w:style>
  <w:style w:type="character" w:customStyle="1" w:styleId="SignatureChar">
    <w:name w:val="Signature Char"/>
    <w:basedOn w:val="DefaultParagraphFont"/>
    <w:link w:val="Signature"/>
    <w:uiPriority w:val="99"/>
    <w:rsid w:val="00896D00"/>
  </w:style>
  <w:style w:type="paragraph" w:styleId="List">
    <w:name w:val="List"/>
    <w:basedOn w:val="Normal"/>
    <w:uiPriority w:val="99"/>
    <w:unhideWhenUsed/>
    <w:rsid w:val="00896D00"/>
    <w:pPr>
      <w:ind w:left="360" w:hanging="360"/>
      <w:contextualSpacing/>
    </w:pPr>
  </w:style>
  <w:style w:type="paragraph" w:styleId="Index9">
    <w:name w:val="index 9"/>
    <w:basedOn w:val="Normal"/>
    <w:next w:val="Normal"/>
    <w:autoRedefine/>
    <w:uiPriority w:val="99"/>
    <w:unhideWhenUsed/>
    <w:rsid w:val="00896D00"/>
    <w:pPr>
      <w:spacing w:line="240" w:lineRule="auto"/>
      <w:ind w:left="2160" w:hanging="240"/>
    </w:pPr>
  </w:style>
  <w:style w:type="paragraph" w:styleId="Index8">
    <w:name w:val="index 8"/>
    <w:basedOn w:val="Normal"/>
    <w:next w:val="Normal"/>
    <w:autoRedefine/>
    <w:uiPriority w:val="99"/>
    <w:unhideWhenUsed/>
    <w:rsid w:val="00896D00"/>
    <w:pPr>
      <w:spacing w:line="240" w:lineRule="auto"/>
      <w:ind w:left="1920" w:hanging="240"/>
    </w:pPr>
  </w:style>
  <w:style w:type="paragraph" w:styleId="Index7">
    <w:name w:val="index 7"/>
    <w:basedOn w:val="Normal"/>
    <w:next w:val="Normal"/>
    <w:autoRedefine/>
    <w:uiPriority w:val="99"/>
    <w:unhideWhenUsed/>
    <w:rsid w:val="00896D00"/>
    <w:pPr>
      <w:spacing w:line="240" w:lineRule="auto"/>
      <w:ind w:left="1680" w:hanging="240"/>
    </w:pPr>
  </w:style>
  <w:style w:type="paragraph" w:styleId="Index6">
    <w:name w:val="index 6"/>
    <w:basedOn w:val="Normal"/>
    <w:next w:val="Normal"/>
    <w:autoRedefine/>
    <w:uiPriority w:val="99"/>
    <w:unhideWhenUsed/>
    <w:rsid w:val="00896D00"/>
    <w:pPr>
      <w:spacing w:line="240" w:lineRule="auto"/>
      <w:ind w:left="1440" w:hanging="240"/>
    </w:pPr>
  </w:style>
  <w:style w:type="paragraph" w:styleId="Index5">
    <w:name w:val="index 5"/>
    <w:basedOn w:val="Normal"/>
    <w:next w:val="Normal"/>
    <w:autoRedefine/>
    <w:uiPriority w:val="99"/>
    <w:unhideWhenUsed/>
    <w:rsid w:val="00896D00"/>
    <w:pPr>
      <w:spacing w:line="240" w:lineRule="auto"/>
      <w:ind w:left="1200" w:hanging="240"/>
    </w:pPr>
  </w:style>
  <w:style w:type="paragraph" w:styleId="Index4">
    <w:name w:val="index 4"/>
    <w:basedOn w:val="Normal"/>
    <w:next w:val="Normal"/>
    <w:autoRedefine/>
    <w:uiPriority w:val="99"/>
    <w:unhideWhenUsed/>
    <w:rsid w:val="00896D00"/>
    <w:pPr>
      <w:spacing w:line="240" w:lineRule="auto"/>
      <w:ind w:left="960" w:hanging="240"/>
    </w:pPr>
  </w:style>
  <w:style w:type="paragraph" w:styleId="HTMLAddress">
    <w:name w:val="HTML Address"/>
    <w:basedOn w:val="Normal"/>
    <w:link w:val="HTMLAddressChar"/>
    <w:uiPriority w:val="99"/>
    <w:unhideWhenUsed/>
    <w:rsid w:val="00896D00"/>
    <w:pPr>
      <w:spacing w:line="240" w:lineRule="auto"/>
    </w:pPr>
    <w:rPr>
      <w:i/>
      <w:iCs/>
    </w:rPr>
  </w:style>
  <w:style w:type="character" w:customStyle="1" w:styleId="HTMLAddressChar">
    <w:name w:val="HTML Address Char"/>
    <w:basedOn w:val="DefaultParagraphFont"/>
    <w:link w:val="HTMLAddress"/>
    <w:uiPriority w:val="99"/>
    <w:rsid w:val="00896D00"/>
    <w:rPr>
      <w:i/>
      <w:iCs/>
    </w:rPr>
  </w:style>
  <w:style w:type="character" w:styleId="HTMLAcronym">
    <w:name w:val="HTML Acronym"/>
    <w:basedOn w:val="DefaultParagraphFont"/>
    <w:uiPriority w:val="99"/>
    <w:unhideWhenUsed/>
    <w:rsid w:val="00896D00"/>
  </w:style>
  <w:style w:type="paragraph" w:styleId="Header">
    <w:name w:val="header"/>
    <w:basedOn w:val="Normal"/>
    <w:link w:val="HeaderChar"/>
    <w:uiPriority w:val="99"/>
    <w:unhideWhenUsed/>
    <w:rsid w:val="00896D00"/>
    <w:pPr>
      <w:tabs>
        <w:tab w:val="center" w:pos="4513"/>
        <w:tab w:val="right" w:pos="9026"/>
      </w:tabs>
      <w:spacing w:line="240" w:lineRule="auto"/>
    </w:pPr>
  </w:style>
  <w:style w:type="character" w:customStyle="1" w:styleId="HeaderChar">
    <w:name w:val="Header Char"/>
    <w:basedOn w:val="DefaultParagraphFont"/>
    <w:link w:val="Header"/>
    <w:uiPriority w:val="99"/>
    <w:rsid w:val="00896D00"/>
  </w:style>
  <w:style w:type="paragraph" w:styleId="E-mailSignature">
    <w:name w:val="E-mail Signature"/>
    <w:basedOn w:val="Normal"/>
    <w:link w:val="E-mailSignatureChar"/>
    <w:uiPriority w:val="99"/>
    <w:unhideWhenUsed/>
    <w:rsid w:val="00896D00"/>
    <w:pPr>
      <w:spacing w:line="240" w:lineRule="auto"/>
    </w:pPr>
  </w:style>
  <w:style w:type="character" w:customStyle="1" w:styleId="E-mailSignatureChar">
    <w:name w:val="E-mail Signature Char"/>
    <w:basedOn w:val="DefaultParagraphFont"/>
    <w:link w:val="E-mailSignature"/>
    <w:uiPriority w:val="99"/>
    <w:rsid w:val="00896D00"/>
  </w:style>
  <w:style w:type="paragraph" w:styleId="Date">
    <w:name w:val="Date"/>
    <w:basedOn w:val="Normal"/>
    <w:next w:val="Normal"/>
    <w:link w:val="DateChar"/>
    <w:uiPriority w:val="99"/>
    <w:unhideWhenUsed/>
    <w:rsid w:val="00896D00"/>
  </w:style>
  <w:style w:type="character" w:customStyle="1" w:styleId="DateChar">
    <w:name w:val="Date Char"/>
    <w:basedOn w:val="DefaultParagraphFont"/>
    <w:link w:val="Date"/>
    <w:uiPriority w:val="99"/>
    <w:rsid w:val="00896D00"/>
  </w:style>
  <w:style w:type="paragraph" w:styleId="Closing">
    <w:name w:val="Closing"/>
    <w:basedOn w:val="Normal"/>
    <w:link w:val="ClosingChar"/>
    <w:uiPriority w:val="99"/>
    <w:unhideWhenUsed/>
    <w:rsid w:val="00896D00"/>
    <w:pPr>
      <w:spacing w:line="240" w:lineRule="auto"/>
      <w:ind w:left="4320"/>
    </w:pPr>
  </w:style>
  <w:style w:type="character" w:customStyle="1" w:styleId="ClosingChar">
    <w:name w:val="Closing Char"/>
    <w:basedOn w:val="DefaultParagraphFont"/>
    <w:link w:val="Closing"/>
    <w:uiPriority w:val="99"/>
    <w:rsid w:val="00896D00"/>
  </w:style>
  <w:style w:type="paragraph" w:styleId="BodyText">
    <w:name w:val="Body Text"/>
    <w:basedOn w:val="Normal"/>
    <w:link w:val="BodyTextChar"/>
    <w:uiPriority w:val="99"/>
    <w:unhideWhenUsed/>
    <w:rsid w:val="00896D00"/>
    <w:pPr>
      <w:spacing w:after="120"/>
    </w:pPr>
  </w:style>
  <w:style w:type="character" w:customStyle="1" w:styleId="BodyTextChar">
    <w:name w:val="Body Text Char"/>
    <w:basedOn w:val="DefaultParagraphFont"/>
    <w:link w:val="BodyText"/>
    <w:uiPriority w:val="99"/>
    <w:rsid w:val="00896D00"/>
  </w:style>
  <w:style w:type="paragraph" w:styleId="IntenseQuote">
    <w:name w:val="Intense Quote"/>
    <w:basedOn w:val="Normal"/>
    <w:next w:val="Normal"/>
    <w:link w:val="IntenseQuoteChar"/>
    <w:uiPriority w:val="30"/>
    <w:qFormat/>
    <w:rsid w:val="00896D00"/>
    <w:pPr>
      <w:pBdr>
        <w:top w:val="single" w:sz="4" w:space="10" w:color="000000" w:themeColor="accent1"/>
        <w:bottom w:val="single" w:sz="4" w:space="10" w:color="000000" w:themeColor="accent1"/>
      </w:pBdr>
      <w:spacing w:before="360" w:after="360"/>
      <w:ind w:left="864" w:right="864"/>
      <w:jc w:val="center"/>
    </w:pPr>
    <w:rPr>
      <w:i/>
      <w:iCs/>
      <w:color w:val="000000" w:themeColor="accent1"/>
    </w:rPr>
  </w:style>
  <w:style w:type="character" w:customStyle="1" w:styleId="IntenseQuoteChar">
    <w:name w:val="Intense Quote Char"/>
    <w:basedOn w:val="DefaultParagraphFont"/>
    <w:link w:val="IntenseQuote"/>
    <w:uiPriority w:val="30"/>
    <w:rsid w:val="00896D00"/>
    <w:rPr>
      <w:i/>
      <w:iCs/>
      <w:color w:val="000000" w:themeColor="accent1"/>
    </w:rPr>
  </w:style>
  <w:style w:type="paragraph" w:styleId="Quote">
    <w:name w:val="Quote"/>
    <w:basedOn w:val="Normal"/>
    <w:next w:val="Normal"/>
    <w:link w:val="QuoteChar"/>
    <w:uiPriority w:val="29"/>
    <w:qFormat/>
    <w:rsid w:val="00896D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paragraph" w:styleId="Bibliography">
    <w:name w:val="Bibliography"/>
    <w:basedOn w:val="Normal"/>
    <w:next w:val="Normal"/>
    <w:uiPriority w:val="37"/>
    <w:unhideWhenUsed/>
    <w:rsid w:val="00DF18BC"/>
  </w:style>
  <w:style w:type="paragraph" w:customStyle="1" w:styleId="Abstrak">
    <w:name w:val="Abstrak"/>
    <w:basedOn w:val="Normal"/>
    <w:next w:val="Normal"/>
    <w:qFormat/>
    <w:rsid w:val="006705D0"/>
    <w:pPr>
      <w:spacing w:line="240" w:lineRule="auto"/>
    </w:pPr>
    <w:rPr>
      <w:sz w:val="22"/>
    </w:rPr>
  </w:style>
  <w:style w:type="paragraph" w:customStyle="1" w:styleId="Abstract">
    <w:name w:val="Abstract"/>
    <w:basedOn w:val="Normal"/>
    <w:next w:val="Normal"/>
    <w:qFormat/>
    <w:rsid w:val="006705D0"/>
    <w:pPr>
      <w:spacing w:line="240" w:lineRule="auto"/>
    </w:pPr>
    <w:rPr>
      <w:i/>
      <w:sz w:val="22"/>
      <w:lang w:val="en-US"/>
    </w:rPr>
  </w:style>
  <w:style w:type="paragraph" w:customStyle="1" w:styleId="ReportContent">
    <w:name w:val="Report Content"/>
    <w:basedOn w:val="Normal"/>
    <w:next w:val="Normal"/>
    <w:qFormat/>
    <w:rsid w:val="004E347A"/>
    <w:pPr>
      <w:ind w:firstLine="720"/>
    </w:pPr>
  </w:style>
  <w:style w:type="paragraph" w:styleId="Footer">
    <w:name w:val="footer"/>
    <w:basedOn w:val="Normal"/>
    <w:link w:val="FooterChar"/>
    <w:uiPriority w:val="99"/>
    <w:unhideWhenUsed/>
    <w:rsid w:val="00226B5C"/>
    <w:pPr>
      <w:tabs>
        <w:tab w:val="center" w:pos="4513"/>
        <w:tab w:val="right" w:pos="9026"/>
      </w:tabs>
      <w:spacing w:line="240" w:lineRule="auto"/>
    </w:pPr>
  </w:style>
  <w:style w:type="character" w:customStyle="1" w:styleId="FooterChar">
    <w:name w:val="Footer Char"/>
    <w:basedOn w:val="DefaultParagraphFont"/>
    <w:link w:val="Footer"/>
    <w:uiPriority w:val="99"/>
    <w:rsid w:val="00226B5C"/>
  </w:style>
  <w:style w:type="paragraph" w:styleId="TOC3">
    <w:name w:val="toc 3"/>
    <w:basedOn w:val="Normal"/>
    <w:next w:val="Normal"/>
    <w:autoRedefine/>
    <w:uiPriority w:val="39"/>
    <w:unhideWhenUsed/>
    <w:rsid w:val="00213FBC"/>
    <w:pPr>
      <w:spacing w:after="100"/>
      <w:ind w:left="480"/>
    </w:pPr>
  </w:style>
  <w:style w:type="character" w:styleId="Hyperlink">
    <w:name w:val="Hyperlink"/>
    <w:basedOn w:val="DefaultParagraphFont"/>
    <w:uiPriority w:val="99"/>
    <w:unhideWhenUsed/>
    <w:rsid w:val="00213FBC"/>
    <w:rPr>
      <w:color w:val="0563C1" w:themeColor="hyperlink"/>
      <w:u w:val="single"/>
    </w:rPr>
  </w:style>
  <w:style w:type="paragraph" w:styleId="Caption">
    <w:name w:val="caption"/>
    <w:basedOn w:val="Normal"/>
    <w:next w:val="Normal"/>
    <w:uiPriority w:val="35"/>
    <w:unhideWhenUsed/>
    <w:qFormat/>
    <w:rsid w:val="00A749AB"/>
    <w:pPr>
      <w:spacing w:line="240" w:lineRule="auto"/>
      <w:jc w:val="center"/>
    </w:pPr>
    <w:rPr>
      <w:b/>
      <w:iCs/>
      <w:sz w:val="18"/>
      <w:szCs w:val="18"/>
    </w:rPr>
  </w:style>
  <w:style w:type="paragraph" w:customStyle="1" w:styleId="Figure">
    <w:name w:val="Figure"/>
    <w:basedOn w:val="Normal"/>
    <w:next w:val="Normal"/>
    <w:qFormat/>
    <w:rsid w:val="001F436E"/>
    <w:pPr>
      <w:spacing w:line="240" w:lineRule="auto"/>
      <w:jc w:val="center"/>
    </w:pPr>
  </w:style>
  <w:style w:type="paragraph" w:styleId="TableofFigures">
    <w:name w:val="table of figures"/>
    <w:basedOn w:val="Normal"/>
    <w:next w:val="Normal"/>
    <w:uiPriority w:val="99"/>
    <w:unhideWhenUsed/>
    <w:rsid w:val="00383A77"/>
  </w:style>
  <w:style w:type="paragraph" w:styleId="TOC4">
    <w:name w:val="toc 4"/>
    <w:basedOn w:val="Normal"/>
    <w:next w:val="Normal"/>
    <w:autoRedefine/>
    <w:uiPriority w:val="39"/>
    <w:unhideWhenUsed/>
    <w:rsid w:val="00E25AAC"/>
    <w:pPr>
      <w:spacing w:after="100"/>
      <w:ind w:left="720"/>
    </w:pPr>
  </w:style>
  <w:style w:type="paragraph" w:customStyle="1" w:styleId="FigureSource">
    <w:name w:val="Figure Source"/>
    <w:basedOn w:val="Caption"/>
    <w:next w:val="Normal"/>
    <w:qFormat/>
    <w:rsid w:val="00383A77"/>
  </w:style>
  <w:style w:type="paragraph" w:customStyle="1" w:styleId="TableCell">
    <w:name w:val="Table Cell"/>
    <w:basedOn w:val="Normal"/>
    <w:next w:val="Normal"/>
    <w:qFormat/>
    <w:rsid w:val="00A749AB"/>
    <w:pPr>
      <w:spacing w:line="240" w:lineRule="auto"/>
    </w:pPr>
    <w:rPr>
      <w:sz w:val="20"/>
    </w:rPr>
  </w:style>
  <w:style w:type="paragraph" w:customStyle="1" w:styleId="TableHeader">
    <w:name w:val="Table Header"/>
    <w:basedOn w:val="Normal"/>
    <w:next w:val="Normal"/>
    <w:qFormat/>
    <w:rsid w:val="00A749AB"/>
    <w:pPr>
      <w:spacing w:line="240" w:lineRule="auto"/>
      <w:jc w:val="center"/>
    </w:pPr>
    <w:rPr>
      <w:b/>
      <w:sz w:val="22"/>
    </w:rPr>
  </w:style>
  <w:style w:type="table" w:styleId="TableElegant">
    <w:name w:val="Table Elegant"/>
    <w:basedOn w:val="TableNormal"/>
    <w:uiPriority w:val="99"/>
    <w:semiHidden/>
    <w:unhideWhenUsed/>
    <w:rsid w:val="004E347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863929"/>
    <w:rPr>
      <w:sz w:val="16"/>
      <w:szCs w:val="16"/>
    </w:rPr>
  </w:style>
  <w:style w:type="paragraph" w:styleId="CommentText">
    <w:name w:val="annotation text"/>
    <w:basedOn w:val="Normal"/>
    <w:link w:val="CommentTextChar"/>
    <w:uiPriority w:val="99"/>
    <w:semiHidden/>
    <w:unhideWhenUsed/>
    <w:rsid w:val="00863929"/>
    <w:pPr>
      <w:spacing w:line="240" w:lineRule="auto"/>
    </w:pPr>
    <w:rPr>
      <w:sz w:val="20"/>
      <w:szCs w:val="20"/>
    </w:rPr>
  </w:style>
  <w:style w:type="character" w:customStyle="1" w:styleId="CommentTextChar">
    <w:name w:val="Comment Text Char"/>
    <w:basedOn w:val="DefaultParagraphFont"/>
    <w:link w:val="CommentText"/>
    <w:uiPriority w:val="99"/>
    <w:semiHidden/>
    <w:rsid w:val="00863929"/>
    <w:rPr>
      <w:sz w:val="20"/>
      <w:szCs w:val="20"/>
    </w:rPr>
  </w:style>
  <w:style w:type="paragraph" w:styleId="CommentSubject">
    <w:name w:val="annotation subject"/>
    <w:basedOn w:val="CommentText"/>
    <w:next w:val="CommentText"/>
    <w:link w:val="CommentSubjectChar"/>
    <w:uiPriority w:val="99"/>
    <w:semiHidden/>
    <w:unhideWhenUsed/>
    <w:rsid w:val="00863929"/>
    <w:rPr>
      <w:b/>
      <w:bCs/>
    </w:rPr>
  </w:style>
  <w:style w:type="character" w:customStyle="1" w:styleId="CommentSubjectChar">
    <w:name w:val="Comment Subject Char"/>
    <w:basedOn w:val="CommentTextChar"/>
    <w:link w:val="CommentSubject"/>
    <w:uiPriority w:val="99"/>
    <w:semiHidden/>
    <w:rsid w:val="00863929"/>
    <w:rPr>
      <w:b/>
      <w:bCs/>
      <w:sz w:val="20"/>
      <w:szCs w:val="20"/>
    </w:rPr>
  </w:style>
  <w:style w:type="paragraph" w:styleId="BalloonText">
    <w:name w:val="Balloon Text"/>
    <w:basedOn w:val="Normal"/>
    <w:link w:val="BalloonTextChar"/>
    <w:uiPriority w:val="99"/>
    <w:semiHidden/>
    <w:unhideWhenUsed/>
    <w:rsid w:val="00863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929"/>
    <w:rPr>
      <w:rFonts w:ascii="Segoe UI" w:hAnsi="Segoe UI" w:cs="Segoe UI"/>
      <w:sz w:val="18"/>
      <w:szCs w:val="18"/>
    </w:rPr>
  </w:style>
  <w:style w:type="paragraph" w:styleId="Title">
    <w:name w:val="Title"/>
    <w:basedOn w:val="Normal"/>
    <w:next w:val="Normal"/>
    <w:link w:val="TitleChar"/>
    <w:uiPriority w:val="10"/>
    <w:qFormat/>
    <w:rsid w:val="005130A4"/>
    <w:pPr>
      <w:spacing w:line="240" w:lineRule="auto"/>
      <w:contextualSpacing/>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5130A4"/>
    <w:rPr>
      <w:rFonts w:asciiTheme="majorHAnsi" w:eastAsiaTheme="majorEastAsia" w:hAnsiTheme="majorHAnsi" w:cstheme="majorBidi"/>
      <w:b/>
      <w:spacing w:val="-10"/>
      <w:kern w:val="28"/>
      <w:sz w:val="36"/>
      <w:szCs w:val="56"/>
    </w:rPr>
  </w:style>
  <w:style w:type="character" w:styleId="PlaceholderText">
    <w:name w:val="Placeholder Text"/>
    <w:basedOn w:val="DefaultParagraphFont"/>
    <w:uiPriority w:val="99"/>
    <w:semiHidden/>
    <w:rsid w:val="007503F7"/>
    <w:rPr>
      <w:color w:val="808080"/>
    </w:rPr>
  </w:style>
  <w:style w:type="paragraph" w:styleId="ListParagraph">
    <w:name w:val="List Paragraph"/>
    <w:basedOn w:val="Normal"/>
    <w:link w:val="ListParagraphChar"/>
    <w:uiPriority w:val="34"/>
    <w:qFormat/>
    <w:rsid w:val="0069326F"/>
    <w:pPr>
      <w:ind w:left="720"/>
      <w:contextualSpacing/>
    </w:pPr>
  </w:style>
  <w:style w:type="character" w:customStyle="1" w:styleId="ListParagraphChar">
    <w:name w:val="List Paragraph Char"/>
    <w:basedOn w:val="DefaultParagraphFont"/>
    <w:link w:val="ListParagraph"/>
    <w:uiPriority w:val="34"/>
    <w:locked/>
    <w:rsid w:val="00DE6712"/>
  </w:style>
  <w:style w:type="character" w:styleId="UnresolvedMention">
    <w:name w:val="Unresolved Mention"/>
    <w:basedOn w:val="DefaultParagraphFont"/>
    <w:uiPriority w:val="99"/>
    <w:semiHidden/>
    <w:unhideWhenUsed/>
    <w:rsid w:val="00825694"/>
    <w:rPr>
      <w:color w:val="605E5C"/>
      <w:shd w:val="clear" w:color="auto" w:fill="E1DFDD"/>
    </w:rPr>
  </w:style>
  <w:style w:type="paragraph" w:styleId="TOCHeading">
    <w:name w:val="TOC Heading"/>
    <w:basedOn w:val="Heading1"/>
    <w:next w:val="Normal"/>
    <w:uiPriority w:val="39"/>
    <w:unhideWhenUsed/>
    <w:qFormat/>
    <w:rsid w:val="00E9683A"/>
    <w:pPr>
      <w:numPr>
        <w:numId w:val="0"/>
      </w:numPr>
      <w:spacing w:before="240" w:line="259" w:lineRule="auto"/>
      <w:jc w:val="left"/>
      <w:outlineLvl w:val="9"/>
    </w:pPr>
    <w:rPr>
      <w:b w:val="0"/>
      <w:caps w:val="0"/>
      <w:lang w:val="en-US"/>
    </w:rPr>
  </w:style>
  <w:style w:type="paragraph" w:styleId="TOC5">
    <w:name w:val="toc 5"/>
    <w:basedOn w:val="Normal"/>
    <w:next w:val="Normal"/>
    <w:autoRedefine/>
    <w:uiPriority w:val="39"/>
    <w:unhideWhenUsed/>
    <w:rsid w:val="00E9683A"/>
    <w:pPr>
      <w:spacing w:after="100" w:line="259" w:lineRule="auto"/>
      <w:ind w:left="880"/>
      <w:jc w:val="left"/>
    </w:pPr>
    <w:rPr>
      <w:rFonts w:eastAsiaTheme="minorEastAsia"/>
      <w:sz w:val="22"/>
      <w:szCs w:val="22"/>
      <w:lang w:val="en-ID" w:eastAsia="en-ID"/>
    </w:rPr>
  </w:style>
  <w:style w:type="paragraph" w:styleId="TOC6">
    <w:name w:val="toc 6"/>
    <w:basedOn w:val="Normal"/>
    <w:next w:val="Normal"/>
    <w:autoRedefine/>
    <w:uiPriority w:val="39"/>
    <w:unhideWhenUsed/>
    <w:rsid w:val="00E9683A"/>
    <w:pPr>
      <w:spacing w:after="100" w:line="259" w:lineRule="auto"/>
      <w:ind w:left="1100"/>
      <w:jc w:val="left"/>
    </w:pPr>
    <w:rPr>
      <w:rFonts w:eastAsiaTheme="minorEastAsia"/>
      <w:sz w:val="22"/>
      <w:szCs w:val="22"/>
      <w:lang w:val="en-ID" w:eastAsia="en-ID"/>
    </w:rPr>
  </w:style>
  <w:style w:type="paragraph" w:styleId="TOC7">
    <w:name w:val="toc 7"/>
    <w:basedOn w:val="Normal"/>
    <w:next w:val="Normal"/>
    <w:autoRedefine/>
    <w:uiPriority w:val="39"/>
    <w:unhideWhenUsed/>
    <w:rsid w:val="00E9683A"/>
    <w:pPr>
      <w:spacing w:after="100" w:line="259" w:lineRule="auto"/>
      <w:ind w:left="1320"/>
      <w:jc w:val="left"/>
    </w:pPr>
    <w:rPr>
      <w:rFonts w:eastAsiaTheme="minorEastAsia"/>
      <w:sz w:val="22"/>
      <w:szCs w:val="22"/>
      <w:lang w:val="en-ID" w:eastAsia="en-ID"/>
    </w:rPr>
  </w:style>
  <w:style w:type="paragraph" w:styleId="TOC8">
    <w:name w:val="toc 8"/>
    <w:basedOn w:val="Normal"/>
    <w:next w:val="Normal"/>
    <w:autoRedefine/>
    <w:uiPriority w:val="39"/>
    <w:unhideWhenUsed/>
    <w:rsid w:val="00E9683A"/>
    <w:pPr>
      <w:spacing w:after="100" w:line="259" w:lineRule="auto"/>
      <w:ind w:left="1540"/>
      <w:jc w:val="left"/>
    </w:pPr>
    <w:rPr>
      <w:rFonts w:eastAsiaTheme="minorEastAsia"/>
      <w:sz w:val="22"/>
      <w:szCs w:val="22"/>
      <w:lang w:val="en-ID" w:eastAsia="en-ID"/>
    </w:rPr>
  </w:style>
  <w:style w:type="paragraph" w:styleId="TOC9">
    <w:name w:val="toc 9"/>
    <w:basedOn w:val="Normal"/>
    <w:next w:val="Normal"/>
    <w:autoRedefine/>
    <w:uiPriority w:val="39"/>
    <w:unhideWhenUsed/>
    <w:rsid w:val="00E9683A"/>
    <w:pPr>
      <w:spacing w:after="100" w:line="259" w:lineRule="auto"/>
      <w:ind w:left="1760"/>
      <w:jc w:val="left"/>
    </w:pPr>
    <w:rPr>
      <w:rFonts w:eastAsiaTheme="minorEastAsia"/>
      <w:sz w:val="22"/>
      <w:szCs w:val="22"/>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23361">
      <w:bodyDiv w:val="1"/>
      <w:marLeft w:val="0"/>
      <w:marRight w:val="0"/>
      <w:marTop w:val="0"/>
      <w:marBottom w:val="0"/>
      <w:divBdr>
        <w:top w:val="none" w:sz="0" w:space="0" w:color="auto"/>
        <w:left w:val="none" w:sz="0" w:space="0" w:color="auto"/>
        <w:bottom w:val="none" w:sz="0" w:space="0" w:color="auto"/>
        <w:right w:val="none" w:sz="0" w:space="0" w:color="auto"/>
      </w:divBdr>
    </w:div>
    <w:div w:id="65417664">
      <w:bodyDiv w:val="1"/>
      <w:marLeft w:val="0"/>
      <w:marRight w:val="0"/>
      <w:marTop w:val="0"/>
      <w:marBottom w:val="0"/>
      <w:divBdr>
        <w:top w:val="none" w:sz="0" w:space="0" w:color="auto"/>
        <w:left w:val="none" w:sz="0" w:space="0" w:color="auto"/>
        <w:bottom w:val="none" w:sz="0" w:space="0" w:color="auto"/>
        <w:right w:val="none" w:sz="0" w:space="0" w:color="auto"/>
      </w:divBdr>
    </w:div>
    <w:div w:id="134493938">
      <w:bodyDiv w:val="1"/>
      <w:marLeft w:val="0"/>
      <w:marRight w:val="0"/>
      <w:marTop w:val="0"/>
      <w:marBottom w:val="0"/>
      <w:divBdr>
        <w:top w:val="none" w:sz="0" w:space="0" w:color="auto"/>
        <w:left w:val="none" w:sz="0" w:space="0" w:color="auto"/>
        <w:bottom w:val="none" w:sz="0" w:space="0" w:color="auto"/>
        <w:right w:val="none" w:sz="0" w:space="0" w:color="auto"/>
      </w:divBdr>
    </w:div>
    <w:div w:id="516042257">
      <w:bodyDiv w:val="1"/>
      <w:marLeft w:val="0"/>
      <w:marRight w:val="0"/>
      <w:marTop w:val="0"/>
      <w:marBottom w:val="0"/>
      <w:divBdr>
        <w:top w:val="none" w:sz="0" w:space="0" w:color="auto"/>
        <w:left w:val="none" w:sz="0" w:space="0" w:color="auto"/>
        <w:bottom w:val="none" w:sz="0" w:space="0" w:color="auto"/>
        <w:right w:val="none" w:sz="0" w:space="0" w:color="auto"/>
      </w:divBdr>
    </w:div>
    <w:div w:id="553010209">
      <w:bodyDiv w:val="1"/>
      <w:marLeft w:val="0"/>
      <w:marRight w:val="0"/>
      <w:marTop w:val="0"/>
      <w:marBottom w:val="0"/>
      <w:divBdr>
        <w:top w:val="none" w:sz="0" w:space="0" w:color="auto"/>
        <w:left w:val="none" w:sz="0" w:space="0" w:color="auto"/>
        <w:bottom w:val="none" w:sz="0" w:space="0" w:color="auto"/>
        <w:right w:val="none" w:sz="0" w:space="0" w:color="auto"/>
      </w:divBdr>
    </w:div>
    <w:div w:id="759447157">
      <w:bodyDiv w:val="1"/>
      <w:marLeft w:val="0"/>
      <w:marRight w:val="0"/>
      <w:marTop w:val="0"/>
      <w:marBottom w:val="0"/>
      <w:divBdr>
        <w:top w:val="none" w:sz="0" w:space="0" w:color="auto"/>
        <w:left w:val="none" w:sz="0" w:space="0" w:color="auto"/>
        <w:bottom w:val="none" w:sz="0" w:space="0" w:color="auto"/>
        <w:right w:val="none" w:sz="0" w:space="0" w:color="auto"/>
      </w:divBdr>
    </w:div>
    <w:div w:id="994649018">
      <w:bodyDiv w:val="1"/>
      <w:marLeft w:val="0"/>
      <w:marRight w:val="0"/>
      <w:marTop w:val="0"/>
      <w:marBottom w:val="0"/>
      <w:divBdr>
        <w:top w:val="none" w:sz="0" w:space="0" w:color="auto"/>
        <w:left w:val="none" w:sz="0" w:space="0" w:color="auto"/>
        <w:bottom w:val="none" w:sz="0" w:space="0" w:color="auto"/>
        <w:right w:val="none" w:sz="0" w:space="0" w:color="auto"/>
      </w:divBdr>
    </w:div>
    <w:div w:id="1043604462">
      <w:bodyDiv w:val="1"/>
      <w:marLeft w:val="0"/>
      <w:marRight w:val="0"/>
      <w:marTop w:val="0"/>
      <w:marBottom w:val="0"/>
      <w:divBdr>
        <w:top w:val="none" w:sz="0" w:space="0" w:color="auto"/>
        <w:left w:val="none" w:sz="0" w:space="0" w:color="auto"/>
        <w:bottom w:val="none" w:sz="0" w:space="0" w:color="auto"/>
        <w:right w:val="none" w:sz="0" w:space="0" w:color="auto"/>
      </w:divBdr>
    </w:div>
    <w:div w:id="1646617585">
      <w:bodyDiv w:val="1"/>
      <w:marLeft w:val="0"/>
      <w:marRight w:val="0"/>
      <w:marTop w:val="0"/>
      <w:marBottom w:val="0"/>
      <w:divBdr>
        <w:top w:val="none" w:sz="0" w:space="0" w:color="auto"/>
        <w:left w:val="none" w:sz="0" w:space="0" w:color="auto"/>
        <w:bottom w:val="none" w:sz="0" w:space="0" w:color="auto"/>
        <w:right w:val="none" w:sz="0" w:space="0" w:color="auto"/>
      </w:divBdr>
    </w:div>
    <w:div w:id="177694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enovo\Desktop\ANALISIS%20DAN%20PERCANGAN%20SISTEM%20KERJA%20PRAKTIK%20MAGANG.docx" TargetMode="External"/><Relationship Id="rId117" Type="http://schemas.openxmlformats.org/officeDocument/2006/relationships/image" Target="media/image34.png"/><Relationship Id="rId21" Type="http://schemas.openxmlformats.org/officeDocument/2006/relationships/hyperlink" Target="file:///C:\Users\lenovo\Desktop\ANALISIS%20DAN%20PERCANGAN%20SISTEM%20KERJA%20PRAKTIK%20MAGANG.docx" TargetMode="External"/><Relationship Id="rId42" Type="http://schemas.openxmlformats.org/officeDocument/2006/relationships/hyperlink" Target="file:///C:\Users\lenovo\Desktop\ANALISIS%20DAN%20PERCANGAN%20SISTEM%20KERJA%20PRAKTIK%20MAGANG.docx" TargetMode="External"/><Relationship Id="rId47" Type="http://schemas.openxmlformats.org/officeDocument/2006/relationships/hyperlink" Target="file:///C:\Users\lenovo\Desktop\ANALISIS%20DAN%20PERCANGAN%20SISTEM%20KERJA%20PRAKTIK%20MAGANG.docx" TargetMode="External"/><Relationship Id="rId63" Type="http://schemas.openxmlformats.org/officeDocument/2006/relationships/hyperlink" Target="file:///C:\Users\lenovo\Desktop\ANALISIS%20DAN%20PERCANGAN%20SISTEM%20KERJA%20PRAKTIK%20MAGANG.docx" TargetMode="External"/><Relationship Id="rId68" Type="http://schemas.openxmlformats.org/officeDocument/2006/relationships/hyperlink" Target="file:///C:\Users\lenovo\Desktop\ANALISIS%20DAN%20PERCANGAN%20SISTEM%20KERJA%20PRAKTIK%20MAGANG.docx" TargetMode="External"/><Relationship Id="rId84" Type="http://schemas.openxmlformats.org/officeDocument/2006/relationships/image" Target="media/image4.png"/><Relationship Id="rId89" Type="http://schemas.openxmlformats.org/officeDocument/2006/relationships/image" Target="media/image9.png"/><Relationship Id="rId112" Type="http://schemas.openxmlformats.org/officeDocument/2006/relationships/image" Target="media/image29.png"/><Relationship Id="rId133" Type="http://schemas.openxmlformats.org/officeDocument/2006/relationships/image" Target="media/image50.png"/><Relationship Id="rId138" Type="http://schemas.openxmlformats.org/officeDocument/2006/relationships/image" Target="media/image55.png"/><Relationship Id="rId154" Type="http://schemas.openxmlformats.org/officeDocument/2006/relationships/image" Target="media/image71.png"/><Relationship Id="rId159" Type="http://schemas.openxmlformats.org/officeDocument/2006/relationships/image" Target="media/image76.png"/><Relationship Id="rId175" Type="http://schemas.openxmlformats.org/officeDocument/2006/relationships/theme" Target="theme/theme1.xml"/><Relationship Id="rId170" Type="http://schemas.openxmlformats.org/officeDocument/2006/relationships/hyperlink" Target="mailto:jeremiarotuasianturi@gmail.com" TargetMode="External"/><Relationship Id="rId16" Type="http://schemas.openxmlformats.org/officeDocument/2006/relationships/hyperlink" Target="file:///C:\Users\lenovo\Desktop\ANALISIS%20DAN%20PERCANGAN%20SISTEM%20KERJA%20PRAKTIK%20MAGANG.docx" TargetMode="External"/><Relationship Id="rId107" Type="http://schemas.openxmlformats.org/officeDocument/2006/relationships/image" Target="media/image24.png"/><Relationship Id="rId11" Type="http://schemas.openxmlformats.org/officeDocument/2006/relationships/footer" Target="footer2.xml"/><Relationship Id="rId32" Type="http://schemas.openxmlformats.org/officeDocument/2006/relationships/hyperlink" Target="file:///C:\Users\lenovo\Desktop\ANALISIS%20DAN%20PERCANGAN%20SISTEM%20KERJA%20PRAKTIK%20MAGANG.docx" TargetMode="External"/><Relationship Id="rId37" Type="http://schemas.openxmlformats.org/officeDocument/2006/relationships/hyperlink" Target="file:///C:\Users\lenovo\Desktop\ANALISIS%20DAN%20PERCANGAN%20SISTEM%20KERJA%20PRAKTIK%20MAGANG.docx" TargetMode="External"/><Relationship Id="rId53" Type="http://schemas.openxmlformats.org/officeDocument/2006/relationships/hyperlink" Target="file:///C:\Users\lenovo\Desktop\ANALISIS%20DAN%20PERCANGAN%20SISTEM%20KERJA%20PRAKTIK%20MAGANG.docx" TargetMode="External"/><Relationship Id="rId58" Type="http://schemas.openxmlformats.org/officeDocument/2006/relationships/hyperlink" Target="file:///C:\Users\lenovo\Desktop\ANALISIS%20DAN%20PERCANGAN%20SISTEM%20KERJA%20PRAKTIK%20MAGANG.docx" TargetMode="External"/><Relationship Id="rId74" Type="http://schemas.openxmlformats.org/officeDocument/2006/relationships/hyperlink" Target="file:///C:\Users\lenovo\Desktop\ANALISIS%20DAN%20PERCANGAN%20SISTEM%20KERJA%20PRAKTIK%20MAGANG.docx" TargetMode="External"/><Relationship Id="rId79" Type="http://schemas.openxmlformats.org/officeDocument/2006/relationships/hyperlink" Target="file:///C:\Users\lenovo\Desktop\ANALISIS%20DAN%20PERCANGAN%20SISTEM%20KERJA%20PRAKTIK%20MAGANG.docx" TargetMode="External"/><Relationship Id="rId102" Type="http://schemas.openxmlformats.org/officeDocument/2006/relationships/image" Target="media/image19.png"/><Relationship Id="rId123" Type="http://schemas.openxmlformats.org/officeDocument/2006/relationships/image" Target="media/image40.png"/><Relationship Id="rId128" Type="http://schemas.openxmlformats.org/officeDocument/2006/relationships/image" Target="media/image45.png"/><Relationship Id="rId144" Type="http://schemas.openxmlformats.org/officeDocument/2006/relationships/image" Target="media/image61.png"/><Relationship Id="rId14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10.png"/><Relationship Id="rId95" Type="http://schemas.openxmlformats.org/officeDocument/2006/relationships/image" Target="media/image15.png"/><Relationship Id="rId160" Type="http://schemas.openxmlformats.org/officeDocument/2006/relationships/image" Target="media/image77.png"/><Relationship Id="rId165" Type="http://schemas.openxmlformats.org/officeDocument/2006/relationships/footer" Target="footer5.xml"/><Relationship Id="rId22" Type="http://schemas.openxmlformats.org/officeDocument/2006/relationships/hyperlink" Target="file:///C:\Users\lenovo\Desktop\ANALISIS%20DAN%20PERCANGAN%20SISTEM%20KERJA%20PRAKTIK%20MAGANG.docx" TargetMode="External"/><Relationship Id="rId27" Type="http://schemas.openxmlformats.org/officeDocument/2006/relationships/hyperlink" Target="file:///C:\Users\lenovo\Desktop\ANALISIS%20DAN%20PERCANGAN%20SISTEM%20KERJA%20PRAKTIK%20MAGANG.docx" TargetMode="External"/><Relationship Id="rId43" Type="http://schemas.openxmlformats.org/officeDocument/2006/relationships/hyperlink" Target="file:///C:\Users\lenovo\Desktop\ANALISIS%20DAN%20PERCANGAN%20SISTEM%20KERJA%20PRAKTIK%20MAGANG.docx" TargetMode="External"/><Relationship Id="rId48" Type="http://schemas.openxmlformats.org/officeDocument/2006/relationships/hyperlink" Target="file:///C:\Users\lenovo\Desktop\ANALISIS%20DAN%20PERCANGAN%20SISTEM%20KERJA%20PRAKTIK%20MAGANG.docx" TargetMode="External"/><Relationship Id="rId64" Type="http://schemas.openxmlformats.org/officeDocument/2006/relationships/hyperlink" Target="file:///C:\Users\lenovo\Desktop\ANALISIS%20DAN%20PERCANGAN%20SISTEM%20KERJA%20PRAKTIK%20MAGANG.docx" TargetMode="External"/><Relationship Id="rId69" Type="http://schemas.openxmlformats.org/officeDocument/2006/relationships/hyperlink" Target="file:///C:\Users\lenovo\Desktop\ANALISIS%20DAN%20PERCANGAN%20SISTEM%20KERJA%20PRAKTIK%20MAGANG.docx" TargetMode="External"/><Relationship Id="rId113" Type="http://schemas.openxmlformats.org/officeDocument/2006/relationships/image" Target="media/image30.png"/><Relationship Id="rId118" Type="http://schemas.openxmlformats.org/officeDocument/2006/relationships/image" Target="media/image35.png"/><Relationship Id="rId134" Type="http://schemas.openxmlformats.org/officeDocument/2006/relationships/image" Target="media/image51.png"/><Relationship Id="rId139" Type="http://schemas.openxmlformats.org/officeDocument/2006/relationships/image" Target="media/image56.png"/><Relationship Id="rId80" Type="http://schemas.openxmlformats.org/officeDocument/2006/relationships/hyperlink" Target="file:///C:\Users\lenovo\Desktop\ANALISIS%20DAN%20PERCANGAN%20SISTEM%20KERJA%20PRAKTIK%20MAGANG.docx" TargetMode="External"/><Relationship Id="rId85" Type="http://schemas.openxmlformats.org/officeDocument/2006/relationships/image" Target="media/image5.png"/><Relationship Id="rId150" Type="http://schemas.openxmlformats.org/officeDocument/2006/relationships/image" Target="media/image67.png"/><Relationship Id="rId155" Type="http://schemas.openxmlformats.org/officeDocument/2006/relationships/image" Target="media/image72.png"/><Relationship Id="rId171" Type="http://schemas.openxmlformats.org/officeDocument/2006/relationships/footer" Target="footer7.xml"/><Relationship Id="rId12" Type="http://schemas.openxmlformats.org/officeDocument/2006/relationships/comments" Target="comments.xml"/><Relationship Id="rId17" Type="http://schemas.openxmlformats.org/officeDocument/2006/relationships/hyperlink" Target="file:///C:\Users\lenovo\Desktop\ANALISIS%20DAN%20PERCANGAN%20SISTEM%20KERJA%20PRAKTIK%20MAGANG.docx" TargetMode="External"/><Relationship Id="rId33" Type="http://schemas.openxmlformats.org/officeDocument/2006/relationships/hyperlink" Target="file:///C:\Users\lenovo\Desktop\ANALISIS%20DAN%20PERCANGAN%20SISTEM%20KERJA%20PRAKTIK%20MAGANG.docx" TargetMode="External"/><Relationship Id="rId38" Type="http://schemas.openxmlformats.org/officeDocument/2006/relationships/hyperlink" Target="file:///C:\Users\lenovo\Desktop\ANALISIS%20DAN%20PERCANGAN%20SISTEM%20KERJA%20PRAKTIK%20MAGANG.docx" TargetMode="External"/><Relationship Id="rId59" Type="http://schemas.openxmlformats.org/officeDocument/2006/relationships/hyperlink" Target="file:///C:\Users\lenovo\Desktop\ANALISIS%20DAN%20PERCANGAN%20SISTEM%20KERJA%20PRAKTIK%20MAGANG.docx" TargetMode="External"/><Relationship Id="rId103" Type="http://schemas.openxmlformats.org/officeDocument/2006/relationships/image" Target="media/image20.png"/><Relationship Id="rId108" Type="http://schemas.openxmlformats.org/officeDocument/2006/relationships/image" Target="media/image25.png"/><Relationship Id="rId124" Type="http://schemas.openxmlformats.org/officeDocument/2006/relationships/image" Target="media/image41.png"/><Relationship Id="rId129" Type="http://schemas.openxmlformats.org/officeDocument/2006/relationships/image" Target="media/image46.png"/><Relationship Id="rId54" Type="http://schemas.openxmlformats.org/officeDocument/2006/relationships/hyperlink" Target="file:///C:\Users\lenovo\Desktop\ANALISIS%20DAN%20PERCANGAN%20SISTEM%20KERJA%20PRAKTIK%20MAGANG.docx" TargetMode="External"/><Relationship Id="rId70" Type="http://schemas.openxmlformats.org/officeDocument/2006/relationships/hyperlink" Target="file:///C:\Users\lenovo\Desktop\ANALISIS%20DAN%20PERCANGAN%20SISTEM%20KERJA%20PRAKTIK%20MAGANG.docx" TargetMode="External"/><Relationship Id="rId75" Type="http://schemas.openxmlformats.org/officeDocument/2006/relationships/hyperlink" Target="file:///C:\Users\lenovo\Desktop\ANALISIS%20DAN%20PERCANGAN%20SISTEM%20KERJA%20PRAKTIK%20MAGANG.docx" TargetMode="External"/><Relationship Id="rId91" Type="http://schemas.openxmlformats.org/officeDocument/2006/relationships/image" Target="media/image11.png"/><Relationship Id="rId96" Type="http://schemas.openxmlformats.org/officeDocument/2006/relationships/image" Target="media/image16.png"/><Relationship Id="rId140" Type="http://schemas.openxmlformats.org/officeDocument/2006/relationships/image" Target="media/image57.png"/><Relationship Id="rId145" Type="http://schemas.openxmlformats.org/officeDocument/2006/relationships/image" Target="media/image62.png"/><Relationship Id="rId161" Type="http://schemas.openxmlformats.org/officeDocument/2006/relationships/image" Target="media/image78.png"/><Relationship Id="rId16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lenovo\Desktop\ANALISIS%20DAN%20PERCANGAN%20SISTEM%20KERJA%20PRAKTIK%20MAGANG.docx" TargetMode="External"/><Relationship Id="rId28" Type="http://schemas.openxmlformats.org/officeDocument/2006/relationships/hyperlink" Target="file:///C:\Users\lenovo\Desktop\ANALISIS%20DAN%20PERCANGAN%20SISTEM%20KERJA%20PRAKTIK%20MAGANG.docx" TargetMode="External"/><Relationship Id="rId49" Type="http://schemas.openxmlformats.org/officeDocument/2006/relationships/hyperlink" Target="file:///C:\Users\lenovo\Desktop\ANALISIS%20DAN%20PERCANGAN%20SISTEM%20KERJA%20PRAKTIK%20MAGANG.docx" TargetMode="External"/><Relationship Id="rId114" Type="http://schemas.openxmlformats.org/officeDocument/2006/relationships/image" Target="media/image31.png"/><Relationship Id="rId119"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hyperlink" Target="file:///C:\Users\lenovo\Desktop\ANALISIS%20DAN%20PERCANGAN%20SISTEM%20KERJA%20PRAKTIK%20MAGANG.docx" TargetMode="External"/><Relationship Id="rId44" Type="http://schemas.openxmlformats.org/officeDocument/2006/relationships/hyperlink" Target="file:///C:\Users\lenovo\Desktop\ANALISIS%20DAN%20PERCANGAN%20SISTEM%20KERJA%20PRAKTIK%20MAGANG.docx" TargetMode="External"/><Relationship Id="rId52" Type="http://schemas.openxmlformats.org/officeDocument/2006/relationships/hyperlink" Target="file:///C:\Users\lenovo\Desktop\ANALISIS%20DAN%20PERCANGAN%20SISTEM%20KERJA%20PRAKTIK%20MAGANG.docx" TargetMode="External"/><Relationship Id="rId60" Type="http://schemas.openxmlformats.org/officeDocument/2006/relationships/hyperlink" Target="file:///C:\Users\lenovo\Desktop\ANALISIS%20DAN%20PERCANGAN%20SISTEM%20KERJA%20PRAKTIK%20MAGANG.docx" TargetMode="External"/><Relationship Id="rId65" Type="http://schemas.openxmlformats.org/officeDocument/2006/relationships/hyperlink" Target="file:///C:\Users\lenovo\Desktop\ANALISIS%20DAN%20PERCANGAN%20SISTEM%20KERJA%20PRAKTIK%20MAGANG.docx" TargetMode="External"/><Relationship Id="rId73" Type="http://schemas.openxmlformats.org/officeDocument/2006/relationships/hyperlink" Target="file:///C:\Users\lenovo\Desktop\ANALISIS%20DAN%20PERCANGAN%20SISTEM%20KERJA%20PRAKTIK%20MAGANG.docx" TargetMode="External"/><Relationship Id="rId78" Type="http://schemas.openxmlformats.org/officeDocument/2006/relationships/hyperlink" Target="file:///C:\Users\lenovo\Desktop\ANALISIS%20DAN%20PERCANGAN%20SISTEM%20KERJA%20PRAKTIK%20MAGANG.docx" TargetMode="External"/><Relationship Id="rId81" Type="http://schemas.openxmlformats.org/officeDocument/2006/relationships/hyperlink" Target="file:///C:\Users\lenovo\Desktop\ANALISIS%20DAN%20PERCANGAN%20SISTEM%20KERJA%20PRAKTIK%20MAGANG.docx" TargetMode="External"/><Relationship Id="rId86" Type="http://schemas.openxmlformats.org/officeDocument/2006/relationships/image" Target="media/image6.png"/><Relationship Id="rId94" Type="http://schemas.openxmlformats.org/officeDocument/2006/relationships/image" Target="media/image14.png"/><Relationship Id="rId99" Type="http://schemas.openxmlformats.org/officeDocument/2006/relationships/footer" Target="footer4.xml"/><Relationship Id="rId101" Type="http://schemas.openxmlformats.org/officeDocument/2006/relationships/image" Target="media/image18.png"/><Relationship Id="rId122" Type="http://schemas.openxmlformats.org/officeDocument/2006/relationships/image" Target="media/image39.pn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image" Target="media/image60.png"/><Relationship Id="rId148" Type="http://schemas.openxmlformats.org/officeDocument/2006/relationships/image" Target="media/image65.png"/><Relationship Id="rId151" Type="http://schemas.openxmlformats.org/officeDocument/2006/relationships/image" Target="media/image68.png"/><Relationship Id="rId156" Type="http://schemas.openxmlformats.org/officeDocument/2006/relationships/image" Target="media/image73.png"/><Relationship Id="rId164" Type="http://schemas.openxmlformats.org/officeDocument/2006/relationships/header" Target="header3.xml"/><Relationship Id="rId169" Type="http://schemas.openxmlformats.org/officeDocument/2006/relationships/image" Target="media/image810.png"/><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fontTable" Target="fontTable.xml"/><Relationship Id="rId13" Type="http://schemas.microsoft.com/office/2011/relationships/commentsExtended" Target="commentsExtended.xml"/><Relationship Id="rId18" Type="http://schemas.openxmlformats.org/officeDocument/2006/relationships/hyperlink" Target="file:///C:\Users\lenovo\Desktop\ANALISIS%20DAN%20PERCANGAN%20SISTEM%20KERJA%20PRAKTIK%20MAGANG.docx" TargetMode="External"/><Relationship Id="rId39" Type="http://schemas.openxmlformats.org/officeDocument/2006/relationships/hyperlink" Target="file:///C:\Users\lenovo\Desktop\ANALISIS%20DAN%20PERCANGAN%20SISTEM%20KERJA%20PRAKTIK%20MAGANG.docx" TargetMode="External"/><Relationship Id="rId109" Type="http://schemas.openxmlformats.org/officeDocument/2006/relationships/image" Target="media/image26.png"/><Relationship Id="rId34" Type="http://schemas.openxmlformats.org/officeDocument/2006/relationships/hyperlink" Target="file:///C:\Users\lenovo\Desktop\ANALISIS%20DAN%20PERCANGAN%20SISTEM%20KERJA%20PRAKTIK%20MAGANG.docx" TargetMode="External"/><Relationship Id="rId50" Type="http://schemas.openxmlformats.org/officeDocument/2006/relationships/hyperlink" Target="file:///C:\Users\lenovo\Desktop\ANALISIS%20DAN%20PERCANGAN%20SISTEM%20KERJA%20PRAKTIK%20MAGANG.docx" TargetMode="External"/><Relationship Id="rId55" Type="http://schemas.openxmlformats.org/officeDocument/2006/relationships/hyperlink" Target="file:///C:\Users\lenovo\Desktop\ANALISIS%20DAN%20PERCANGAN%20SISTEM%20KERJA%20PRAKTIK%20MAGANG.docx" TargetMode="External"/><Relationship Id="rId76" Type="http://schemas.openxmlformats.org/officeDocument/2006/relationships/hyperlink" Target="file:///C:\Users\lenovo\Desktop\ANALISIS%20DAN%20PERCANGAN%20SISTEM%20KERJA%20PRAKTIK%20MAGANG.docx" TargetMode="External"/><Relationship Id="rId97" Type="http://schemas.openxmlformats.org/officeDocument/2006/relationships/hyperlink" Target="https://referensi.data.kemdikbud.go.id/index11.php?kode=066100&amp;level=2" TargetMode="External"/><Relationship Id="rId104" Type="http://schemas.openxmlformats.org/officeDocument/2006/relationships/image" Target="media/image21.png"/><Relationship Id="rId120" Type="http://schemas.openxmlformats.org/officeDocument/2006/relationships/image" Target="media/image37.png"/><Relationship Id="rId125" Type="http://schemas.openxmlformats.org/officeDocument/2006/relationships/image" Target="media/image42.png"/><Relationship Id="rId141" Type="http://schemas.openxmlformats.org/officeDocument/2006/relationships/image" Target="media/image58.png"/><Relationship Id="rId146" Type="http://schemas.openxmlformats.org/officeDocument/2006/relationships/image" Target="media/image63.png"/><Relationship Id="rId16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file:///C:\Users\lenovo\Desktop\ANALISIS%20DAN%20PERCANGAN%20SISTEM%20KERJA%20PRAKTIK%20MAGANG.docx" TargetMode="External"/><Relationship Id="rId92" Type="http://schemas.openxmlformats.org/officeDocument/2006/relationships/image" Target="media/image12.png"/><Relationship Id="rId16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hyperlink" Target="file:///C:\Users\lenovo\Desktop\ANALISIS%20DAN%20PERCANGAN%20SISTEM%20KERJA%20PRAKTIK%20MAGANG.docx" TargetMode="External"/><Relationship Id="rId24" Type="http://schemas.openxmlformats.org/officeDocument/2006/relationships/hyperlink" Target="file:///C:\Users\lenovo\Desktop\ANALISIS%20DAN%20PERCANGAN%20SISTEM%20KERJA%20PRAKTIK%20MAGANG.docx" TargetMode="External"/><Relationship Id="rId40" Type="http://schemas.openxmlformats.org/officeDocument/2006/relationships/hyperlink" Target="file:///C:\Users\lenovo\Desktop\ANALISIS%20DAN%20PERCANGAN%20SISTEM%20KERJA%20PRAKTIK%20MAGANG.docx" TargetMode="External"/><Relationship Id="rId45" Type="http://schemas.openxmlformats.org/officeDocument/2006/relationships/hyperlink" Target="file:///C:\Users\lenovo\Desktop\ANALISIS%20DAN%20PERCANGAN%20SISTEM%20KERJA%20PRAKTIK%20MAGANG.docx" TargetMode="External"/><Relationship Id="rId66" Type="http://schemas.openxmlformats.org/officeDocument/2006/relationships/hyperlink" Target="file:///C:\Users\lenovo\Desktop\ANALISIS%20DAN%20PERCANGAN%20SISTEM%20KERJA%20PRAKTIK%20MAGANG.docx" TargetMode="External"/><Relationship Id="rId87" Type="http://schemas.openxmlformats.org/officeDocument/2006/relationships/image" Target="media/image7.png"/><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image" Target="media/image48.png"/><Relationship Id="rId136" Type="http://schemas.openxmlformats.org/officeDocument/2006/relationships/image" Target="media/image53.png"/><Relationship Id="rId157" Type="http://schemas.openxmlformats.org/officeDocument/2006/relationships/image" Target="media/image74.png"/><Relationship Id="rId61" Type="http://schemas.openxmlformats.org/officeDocument/2006/relationships/hyperlink" Target="file:///C:\Users\lenovo\Desktop\ANALISIS%20DAN%20PERCANGAN%20SISTEM%20KERJA%20PRAKTIK%20MAGANG.docx" TargetMode="External"/><Relationship Id="rId82" Type="http://schemas.openxmlformats.org/officeDocument/2006/relationships/image" Target="media/image2.png"/><Relationship Id="rId152" Type="http://schemas.openxmlformats.org/officeDocument/2006/relationships/image" Target="media/image69.png"/><Relationship Id="rId173" Type="http://schemas.microsoft.com/office/2011/relationships/people" Target="people.xml"/><Relationship Id="rId19" Type="http://schemas.openxmlformats.org/officeDocument/2006/relationships/hyperlink" Target="file:///C:\Users\lenovo\Desktop\ANALISIS%20DAN%20PERCANGAN%20SISTEM%20KERJA%20PRAKTIK%20MAGANG.docx" TargetMode="External"/><Relationship Id="rId14" Type="http://schemas.microsoft.com/office/2016/09/relationships/commentsIds" Target="commentsIds.xml"/><Relationship Id="rId30" Type="http://schemas.openxmlformats.org/officeDocument/2006/relationships/hyperlink" Target="file:///C:\Users\lenovo\Desktop\ANALISIS%20DAN%20PERCANGAN%20SISTEM%20KERJA%20PRAKTIK%20MAGANG.docx" TargetMode="External"/><Relationship Id="rId35" Type="http://schemas.openxmlformats.org/officeDocument/2006/relationships/hyperlink" Target="file:///C:\Users\lenovo\Desktop\ANALISIS%20DAN%20PERCANGAN%20SISTEM%20KERJA%20PRAKTIK%20MAGANG.docx" TargetMode="External"/><Relationship Id="rId56" Type="http://schemas.openxmlformats.org/officeDocument/2006/relationships/hyperlink" Target="file:///C:\Users\lenovo\Desktop\ANALISIS%20DAN%20PERCANGAN%20SISTEM%20KERJA%20PRAKTIK%20MAGANG.docx" TargetMode="External"/><Relationship Id="rId77" Type="http://schemas.openxmlformats.org/officeDocument/2006/relationships/hyperlink" Target="file:///C:\Users\lenovo\Desktop\ANALISIS%20DAN%20PERCANGAN%20SISTEM%20KERJA%20PRAKTIK%20MAGANG.docx" TargetMode="External"/><Relationship Id="rId100" Type="http://schemas.openxmlformats.org/officeDocument/2006/relationships/image" Target="media/image17.png"/><Relationship Id="rId105" Type="http://schemas.openxmlformats.org/officeDocument/2006/relationships/image" Target="media/image22.png"/><Relationship Id="rId126" Type="http://schemas.openxmlformats.org/officeDocument/2006/relationships/image" Target="media/image43.png"/><Relationship Id="rId147" Type="http://schemas.openxmlformats.org/officeDocument/2006/relationships/image" Target="media/image64.png"/><Relationship Id="rId168"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hyperlink" Target="file:///C:\Users\lenovo\Desktop\ANALISIS%20DAN%20PERCANGAN%20SISTEM%20KERJA%20PRAKTIK%20MAGANG.docx" TargetMode="External"/><Relationship Id="rId72" Type="http://schemas.openxmlformats.org/officeDocument/2006/relationships/hyperlink" Target="file:///C:\Users\lenovo\Desktop\ANALISIS%20DAN%20PERCANGAN%20SISTEM%20KERJA%20PRAKTIK%20MAGANG.docx" TargetMode="External"/><Relationship Id="rId93" Type="http://schemas.openxmlformats.org/officeDocument/2006/relationships/image" Target="media/image13.png"/><Relationship Id="rId98" Type="http://schemas.openxmlformats.org/officeDocument/2006/relationships/header" Target="header2.xml"/><Relationship Id="rId121" Type="http://schemas.openxmlformats.org/officeDocument/2006/relationships/image" Target="media/image38.png"/><Relationship Id="rId142" Type="http://schemas.openxmlformats.org/officeDocument/2006/relationships/image" Target="media/image59.png"/><Relationship Id="rId163"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hyperlink" Target="file:///C:\Users\lenovo\Desktop\ANALISIS%20DAN%20PERCANGAN%20SISTEM%20KERJA%20PRAKTIK%20MAGANG.docx" TargetMode="External"/><Relationship Id="rId46" Type="http://schemas.openxmlformats.org/officeDocument/2006/relationships/hyperlink" Target="file:///C:\Users\lenovo\Desktop\ANALISIS%20DAN%20PERCANGAN%20SISTEM%20KERJA%20PRAKTIK%20MAGANG.docx" TargetMode="External"/><Relationship Id="rId67" Type="http://schemas.openxmlformats.org/officeDocument/2006/relationships/hyperlink" Target="file:///C:\Users\lenovo\Desktop\ANALISIS%20DAN%20PERCANGAN%20SISTEM%20KERJA%20PRAKTIK%20MAGANG.docx" TargetMode="External"/><Relationship Id="rId116" Type="http://schemas.openxmlformats.org/officeDocument/2006/relationships/image" Target="media/image33.png"/><Relationship Id="rId137" Type="http://schemas.openxmlformats.org/officeDocument/2006/relationships/image" Target="media/image54.png"/><Relationship Id="rId158" Type="http://schemas.openxmlformats.org/officeDocument/2006/relationships/image" Target="media/image75.png"/><Relationship Id="rId20" Type="http://schemas.openxmlformats.org/officeDocument/2006/relationships/hyperlink" Target="file:///C:\Users\lenovo\Desktop\ANALISIS%20DAN%20PERCANGAN%20SISTEM%20KERJA%20PRAKTIK%20MAGANG.docx" TargetMode="External"/><Relationship Id="rId41" Type="http://schemas.openxmlformats.org/officeDocument/2006/relationships/hyperlink" Target="file:///C:\Users\lenovo\Desktop\ANALISIS%20DAN%20PERCANGAN%20SISTEM%20KERJA%20PRAKTIK%20MAGANG.docx" TargetMode="External"/><Relationship Id="rId62" Type="http://schemas.openxmlformats.org/officeDocument/2006/relationships/hyperlink" Target="file:///C:\Users\lenovo\Desktop\ANALISIS%20DAN%20PERCANGAN%20SISTEM%20KERJA%20PRAKTIK%20MAGANG.docx" TargetMode="External"/><Relationship Id="rId83" Type="http://schemas.openxmlformats.org/officeDocument/2006/relationships/image" Target="media/image3.png"/><Relationship Id="rId88" Type="http://schemas.openxmlformats.org/officeDocument/2006/relationships/image" Target="media/image8.png"/><Relationship Id="rId111" Type="http://schemas.openxmlformats.org/officeDocument/2006/relationships/image" Target="media/image28.png"/><Relationship Id="rId132" Type="http://schemas.openxmlformats.org/officeDocument/2006/relationships/image" Target="media/image49.png"/><Relationship Id="rId153" Type="http://schemas.openxmlformats.org/officeDocument/2006/relationships/image" Target="media/image70.png"/><Relationship Id="rId174" Type="http://schemas.openxmlformats.org/officeDocument/2006/relationships/glossaryDocument" Target="glossary/document.xml"/><Relationship Id="rId15" Type="http://schemas.openxmlformats.org/officeDocument/2006/relationships/footer" Target="footer3.xml"/><Relationship Id="rId36" Type="http://schemas.openxmlformats.org/officeDocument/2006/relationships/hyperlink" Target="file:///C:\Users\lenovo\Desktop\ANALISIS%20DAN%20PERCANGAN%20SISTEM%20KERJA%20PRAKTIK%20MAGANG.docx" TargetMode="External"/><Relationship Id="rId57" Type="http://schemas.openxmlformats.org/officeDocument/2006/relationships/hyperlink" Target="file:///C:\Users\lenovo\Desktop\ANALISIS%20DAN%20PERCANGAN%20SISTEM%20KERJA%20PRAKTIK%20MAGANG.docx" TargetMode="External"/><Relationship Id="rId106" Type="http://schemas.openxmlformats.org/officeDocument/2006/relationships/image" Target="media/image23.png"/><Relationship Id="rId127"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UAT%20MAGANG\TUGAS%20BIMBINGAN%20KAMPUS\Template%20Laporan\Template%20Laporan%20Magang%20Teknik%20Informatik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36FD617BD542CDAF9950E9D3BA3F33"/>
        <w:category>
          <w:name w:val="General"/>
          <w:gallery w:val="placeholder"/>
        </w:category>
        <w:types>
          <w:type w:val="bbPlcHdr"/>
        </w:types>
        <w:behaviors>
          <w:behavior w:val="content"/>
        </w:behaviors>
        <w:guid w:val="{740B11F5-56CD-4200-A6B7-8811BE82512A}"/>
      </w:docPartPr>
      <w:docPartBody>
        <w:p w:rsidR="00251F65" w:rsidRDefault="00C75202">
          <w:pPr>
            <w:pStyle w:val="2B36FD617BD542CDAF9950E9D3BA3F33"/>
          </w:pPr>
          <w:r w:rsidRPr="00E334E2">
            <w:rPr>
              <w:rStyle w:val="PlaceholderText"/>
            </w:rPr>
            <w:t>[Company]</w:t>
          </w:r>
        </w:p>
      </w:docPartBody>
    </w:docPart>
    <w:docPart>
      <w:docPartPr>
        <w:name w:val="198956B3C62543B1B4F6B6007CAFB742"/>
        <w:category>
          <w:name w:val="General"/>
          <w:gallery w:val="placeholder"/>
        </w:category>
        <w:types>
          <w:type w:val="bbPlcHdr"/>
        </w:types>
        <w:behaviors>
          <w:behavior w:val="content"/>
        </w:behaviors>
        <w:guid w:val="{F92F4014-34AB-4289-AC85-61117C649B9C}"/>
      </w:docPartPr>
      <w:docPartBody>
        <w:p w:rsidR="00251F65" w:rsidRDefault="00C75202">
          <w:pPr>
            <w:pStyle w:val="198956B3C62543B1B4F6B6007CAFB742"/>
          </w:pPr>
          <w:r w:rsidRPr="00E334E2">
            <w:rPr>
              <w:rStyle w:val="PlaceholderText"/>
            </w:rPr>
            <w:t>[Company]</w:t>
          </w:r>
        </w:p>
      </w:docPartBody>
    </w:docPart>
    <w:docPart>
      <w:docPartPr>
        <w:name w:val="C0D729425A28498AB6F0C233FBFA7237"/>
        <w:category>
          <w:name w:val="General"/>
          <w:gallery w:val="placeholder"/>
        </w:category>
        <w:types>
          <w:type w:val="bbPlcHdr"/>
        </w:types>
        <w:behaviors>
          <w:behavior w:val="content"/>
        </w:behaviors>
        <w:guid w:val="{AE8CF09A-AB75-4A30-AEF4-399F6F2F83DE}"/>
      </w:docPartPr>
      <w:docPartBody>
        <w:p w:rsidR="00251F65" w:rsidRDefault="00C75202">
          <w:pPr>
            <w:pStyle w:val="C0D729425A28498AB6F0C233FBFA7237"/>
          </w:pPr>
          <w:r w:rsidRPr="00E334E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02"/>
    <w:rsid w:val="000F50FF"/>
    <w:rsid w:val="00111343"/>
    <w:rsid w:val="00251F65"/>
    <w:rsid w:val="002B32A4"/>
    <w:rsid w:val="00340C5E"/>
    <w:rsid w:val="003B096E"/>
    <w:rsid w:val="00462DC6"/>
    <w:rsid w:val="004F2523"/>
    <w:rsid w:val="007E6597"/>
    <w:rsid w:val="008A65B7"/>
    <w:rsid w:val="008D46B6"/>
    <w:rsid w:val="008F37E6"/>
    <w:rsid w:val="0092329E"/>
    <w:rsid w:val="00C75202"/>
    <w:rsid w:val="00CC4208"/>
    <w:rsid w:val="00CE5F7A"/>
    <w:rsid w:val="00D46F88"/>
    <w:rsid w:val="00E12288"/>
    <w:rsid w:val="00EA01A6"/>
    <w:rsid w:val="00EB2D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B36FD617BD542CDAF9950E9D3BA3F33">
    <w:name w:val="2B36FD617BD542CDAF9950E9D3BA3F33"/>
  </w:style>
  <w:style w:type="paragraph" w:customStyle="1" w:styleId="198956B3C62543B1B4F6B6007CAFB742">
    <w:name w:val="198956B3C62543B1B4F6B6007CAFB742"/>
  </w:style>
  <w:style w:type="paragraph" w:customStyle="1" w:styleId="C0D729425A28498AB6F0C233FBFA7237">
    <w:name w:val="C0D729425A28498AB6F0C233FBFA7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Obj14</b:Tag>
    <b:SourceType>InternetSite</b:SourceType>
    <b:Guid>{EC5D9656-E987-41D7-B879-7C44E1828245}</b:Guid>
    <b:Title>Business Process Model and Notation Resource Page</b:Title>
    <b:Year>2014</b:Year>
    <b:Author>
      <b:Author>
        <b:Corporate>Object Management Group</b:Corporate>
      </b:Author>
    </b:Author>
    <b:Month>June</b:Month>
    <b:Day>9</b:Day>
    <b:YearAccessed>2016</b:YearAccessed>
    <b:MonthAccessed>Jan</b:MonthAccessed>
    <b:DayAccessed>12</b:DayAccessed>
    <b:URL>http://www.omg.org/bpmn/index.htm</b:URL>
    <b:RefOrder>1</b:RefOrder>
  </b:Source>
  <b:Source>
    <b:Tag>Cla11</b:Tag>
    <b:SourceType>Book</b:SourceType>
    <b:Guid>{76D601E0-9B91-4527-8F41-421351F8BA24}</b:Guid>
    <b:Title>E-learning and the science of instruction: Proven guidelines for consumers and designers of multimedia learning</b:Title>
    <b:Year>2011</b:Year>
    <b:City>San Francisco, CA</b:City>
    <b:Publisher>Jossey-Bass</b:Publisher>
    <b:Author>
      <b:Author>
        <b:NameList>
          <b:Person>
            <b:Last>Clark</b:Last>
            <b:Middle>C</b:Middle>
            <b:First>R</b:First>
          </b:Person>
          <b:Person>
            <b:Last>Mayer</b:Last>
            <b:Middle>E</b:Middle>
            <b:First>R</b:First>
          </b:Person>
        </b:NameList>
      </b:Author>
    </b:Author>
    <b:Edition>3rd</b:Edition>
    <b:RefOrder>4</b:RefOrder>
  </b:Source>
  <b:Source>
    <b:Tag>Kro12</b:Tag>
    <b:SourceType>Book</b:SourceType>
    <b:Guid>{FD1EC666-1C3A-4D09-96D9-3E5EBF7741E0}</b:Guid>
    <b:Title>Database Processing: Fundamentals, Design, and Implementation</b:Title>
    <b:Year>2012</b:Year>
    <b:City>Upper Saddle River</b:City>
    <b:Publisher>Pearson Education, Inc.</b:Publisher>
    <b:Author>
      <b:Author>
        <b:NameList>
          <b:Person>
            <b:Last>Kroenke</b:Last>
            <b:Middle>M</b:Middle>
            <b:First>David</b:First>
          </b:Person>
          <b:Person>
            <b:Last>Auer</b:Last>
            <b:Middle>J</b:Middle>
            <b:First>David</b:First>
          </b:Person>
        </b:NameList>
      </b:Author>
    </b:Author>
    <b:StateProvince>New Jersey</b:StateProvince>
    <b:CountryRegion>USA</b:CountryRegion>
    <b:RefOrder>3</b:RefOrder>
  </b:Source>
  <b:Source>
    <b:Tag>Lau12</b:Tag>
    <b:SourceType>Book</b:SourceType>
    <b:Guid>{B688FC41-CBC4-4286-8D3A-83D866502303}</b:Guid>
    <b:Author>
      <b:Author>
        <b:NameList>
          <b:Person>
            <b:Last>Laudon</b:Last>
            <b:Middle>C</b:Middle>
            <b:First>Kenneth</b:First>
          </b:Person>
          <b:Person>
            <b:Last>Laudon</b:Last>
            <b:Middle>P</b:Middle>
            <b:First>Jane</b:First>
          </b:Person>
        </b:NameList>
      </b:Author>
    </b:Author>
    <b:Title>Management Information Systems: Managing the Digital Firms</b:Title>
    <b:Year>2012</b:Year>
    <b:City>Upple Saddle River, NJ</b:City>
    <b:Publisher>Prentice Hall</b:Publisher>
    <b:Edition>12th</b:Edition>
    <b:RefOrder>2</b:RefOrder>
  </b:Source>
  <b:Source>
    <b:Tag>Wan14</b:Tag>
    <b:SourceType>JournalArticle</b:SourceType>
    <b:Guid>{395A60B9-083B-4A85-A074-E742B373E142}</b:Guid>
    <b:Title>Developing an assessment-centered e-Learning system for improving student learning effectiveness</b:Title>
    <b:Year>2014</b:Year>
    <b:JournalName>Computers &amp; Education</b:JournalName>
    <b:Pages>189-203</b:Pages>
    <b:Volume>73</b:Volume>
    <b:Author>
      <b:Author>
        <b:NameList>
          <b:Person>
            <b:Last>Wang</b:Last>
            <b:First>Tzu-Hua</b:First>
          </b:Person>
        </b:NameList>
      </b:Author>
    </b:Author>
    <b:RefOrder>5</b:RefOrder>
  </b:Source>
  <b:Source>
    <b:Tag>Sha13</b:Tag>
    <b:SourceType>DocumentFromInternetSite</b:SourceType>
    <b:Guid>{E1C90472-3A91-4552-8949-8D7FCF8DDE2F}</b:Guid>
    <b:Title>Penerapan Data Mining untuk Memprediksi Fluktuasi Harga Saham Menggunakan Metode Classification dengan Teknik Decision Tree</b:Title>
    <b:YearAccessed>2013</b:YearAccessed>
    <b:MonthAccessed>Mar</b:MonthAccessed>
    <b:DayAccessed>1</b:DayAccessed>
    <b:URL>http://elib.unikom.ac.id/gdl.php?mod=browse&amp;op=read&amp;id=jbptunikompp-gdl-dadanshavk-26780</b:URL>
    <b:Author>
      <b:Author>
        <b:NameList>
          <b:Person>
            <b:Last>Shavkat</b:Last>
            <b:Middle>R</b:Middle>
            <b:First>Dadan</b:First>
          </b:Person>
        </b:NameList>
      </b:Author>
    </b:Author>
    <b:RefOrder>6</b:RefOrder>
  </b:Source>
</b:Sources>
</file>

<file path=customXml/itemProps1.xml><?xml version="1.0" encoding="utf-8"?>
<ds:datastoreItem xmlns:ds="http://schemas.openxmlformats.org/officeDocument/2006/customXml" ds:itemID="{4FE8B909-053D-4886-B0B9-7180031A7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Magang Teknik Informatika</Template>
  <TotalTime>1137</TotalTime>
  <Pages>74</Pages>
  <Words>9499</Words>
  <Characters>54149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Universitas Kristen Maranatha</Company>
  <LinksUpToDate>false</LinksUpToDate>
  <CharactersWithSpaces>63521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1772033@maranatha.ac.id</cp:lastModifiedBy>
  <cp:revision>135</cp:revision>
  <dcterms:created xsi:type="dcterms:W3CDTF">2021-06-07T10:32:00Z</dcterms:created>
  <dcterms:modified xsi:type="dcterms:W3CDTF">2021-06-17T20:38:00Z</dcterms:modified>
</cp:coreProperties>
</file>